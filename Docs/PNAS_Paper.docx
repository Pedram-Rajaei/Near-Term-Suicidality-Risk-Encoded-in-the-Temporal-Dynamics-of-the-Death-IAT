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68BEC018"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E1B249E" w14:textId="66186081" w:rsidR="00E6133D" w:rsidRPr="00F649EE" w:rsidRDefault="00762564" w:rsidP="00E6133D">
      <w:pPr>
        <w:rPr>
          <w:rFonts w:ascii="Arial" w:hAnsi="Arial" w:cs="Arial"/>
          <w:sz w:val="24"/>
          <w:szCs w:val="24"/>
        </w:rPr>
      </w:pPr>
      <w:bookmarkStart w:id="0" w:name="_Hlk221192170"/>
      <w:r>
        <w:rPr>
          <w:rFonts w:ascii="Arial" w:hAnsi="Arial" w:cs="Arial"/>
          <w:sz w:val="28"/>
          <w:szCs w:val="28"/>
        </w:rPr>
        <w:t xml:space="preserve">Near-Term </w:t>
      </w:r>
      <w:r w:rsidRPr="00762564">
        <w:rPr>
          <w:rFonts w:ascii="Arial" w:hAnsi="Arial" w:cs="Arial"/>
          <w:sz w:val="28"/>
          <w:szCs w:val="28"/>
        </w:rPr>
        <w:t>Suicidality Risk Encoded in the Temporal Dynamics of the Death IAT</w:t>
      </w:r>
    </w:p>
    <w:bookmarkEnd w:id="0"/>
    <w:p w14:paraId="12588F07" w14:textId="77777777" w:rsidR="00E6133D" w:rsidRPr="00E6133D" w:rsidRDefault="00E6133D" w:rsidP="00E6133D">
      <w:pPr>
        <w:rPr>
          <w:rFonts w:ascii="Arial" w:hAnsi="Arial" w:cs="Arial"/>
          <w:sz w:val="20"/>
          <w:szCs w:val="20"/>
        </w:rPr>
      </w:pPr>
    </w:p>
    <w:p w14:paraId="446002BA" w14:textId="282810B6" w:rsidR="00BA23C9" w:rsidRDefault="00BA23C9" w:rsidP="00BA23C9">
      <w:pPr>
        <w:rPr>
          <w:rFonts w:ascii="Arial" w:hAnsi="Arial" w:cs="Arial"/>
          <w:sz w:val="20"/>
          <w:szCs w:val="20"/>
          <w:vertAlign w:val="superscript"/>
        </w:rPr>
      </w:pPr>
      <w:bookmarkStart w:id="1" w:name="_Hlk221192190"/>
      <w:r w:rsidRPr="000E790E">
        <w:rPr>
          <w:rFonts w:ascii="Arial" w:hAnsi="Arial" w:cs="Arial"/>
          <w:sz w:val="20"/>
          <w:szCs w:val="20"/>
        </w:rPr>
        <w:t>Pedram Rajaei</w:t>
      </w:r>
      <w:r>
        <w:rPr>
          <w:rFonts w:ascii="Arial" w:hAnsi="Arial" w:cs="Arial"/>
          <w:sz w:val="20"/>
          <w:szCs w:val="20"/>
          <w:vertAlign w:val="superscript"/>
        </w:rPr>
        <w:t>1</w:t>
      </w:r>
      <w:r w:rsidRPr="000E790E">
        <w:rPr>
          <w:rFonts w:ascii="Arial" w:hAnsi="Arial" w:cs="Arial"/>
          <w:sz w:val="20"/>
          <w:szCs w:val="20"/>
        </w:rPr>
        <w:t>,</w:t>
      </w:r>
      <w:r>
        <w:rPr>
          <w:rFonts w:ascii="Arial" w:hAnsi="Arial" w:cs="Arial"/>
          <w:sz w:val="20"/>
          <w:szCs w:val="20"/>
        </w:rPr>
        <w:t xml:space="preserve"> </w:t>
      </w:r>
      <w:r w:rsidRPr="00F441B3">
        <w:rPr>
          <w:rFonts w:ascii="Arial" w:hAnsi="Arial" w:cs="Arial"/>
          <w:sz w:val="20"/>
          <w:szCs w:val="20"/>
        </w:rPr>
        <w:t>Pavan Kallam</w:t>
      </w:r>
      <w:r>
        <w:rPr>
          <w:rFonts w:ascii="Arial" w:hAnsi="Arial" w:cs="Arial"/>
          <w:sz w:val="20"/>
          <w:szCs w:val="20"/>
          <w:vertAlign w:val="superscript"/>
        </w:rPr>
        <w:t>1</w:t>
      </w:r>
      <w:r w:rsidRPr="00F441B3">
        <w:rPr>
          <w:rFonts w:ascii="Arial" w:hAnsi="Arial" w:cs="Arial"/>
          <w:sz w:val="20"/>
          <w:szCs w:val="20"/>
        </w:rPr>
        <w:t>, Benito Garcia</w:t>
      </w:r>
      <w:r>
        <w:rPr>
          <w:rFonts w:ascii="Arial" w:hAnsi="Arial" w:cs="Arial"/>
          <w:sz w:val="20"/>
          <w:szCs w:val="20"/>
          <w:vertAlign w:val="superscript"/>
        </w:rPr>
        <w:t>2</w:t>
      </w:r>
      <w:r w:rsidRPr="00F441B3">
        <w:rPr>
          <w:rFonts w:ascii="Arial" w:hAnsi="Arial" w:cs="Arial"/>
          <w:sz w:val="20"/>
          <w:szCs w:val="20"/>
        </w:rPr>
        <w:t>, Shreya Yadav</w:t>
      </w:r>
      <w:r>
        <w:rPr>
          <w:rFonts w:ascii="Arial" w:hAnsi="Arial" w:cs="Arial"/>
          <w:sz w:val="20"/>
          <w:szCs w:val="20"/>
          <w:vertAlign w:val="superscript"/>
        </w:rPr>
        <w:t>2</w:t>
      </w:r>
      <w:r w:rsidRPr="00F441B3">
        <w:rPr>
          <w:rFonts w:ascii="Arial" w:hAnsi="Arial" w:cs="Arial"/>
          <w:sz w:val="20"/>
          <w:szCs w:val="20"/>
        </w:rPr>
        <w:t>, Aaron McInnes</w:t>
      </w:r>
      <w:r>
        <w:rPr>
          <w:rFonts w:ascii="Arial" w:hAnsi="Arial" w:cs="Arial"/>
          <w:sz w:val="20"/>
          <w:szCs w:val="20"/>
          <w:vertAlign w:val="superscript"/>
        </w:rPr>
        <w:t>2</w:t>
      </w:r>
      <w:r w:rsidRPr="00F441B3">
        <w:rPr>
          <w:rFonts w:ascii="Arial" w:hAnsi="Arial" w:cs="Arial"/>
          <w:sz w:val="20"/>
          <w:szCs w:val="20"/>
        </w:rPr>
        <w:t>, Blair Brown</w:t>
      </w:r>
      <w:r>
        <w:rPr>
          <w:rFonts w:ascii="Arial" w:hAnsi="Arial" w:cs="Arial"/>
          <w:sz w:val="20"/>
          <w:szCs w:val="20"/>
          <w:vertAlign w:val="superscript"/>
        </w:rPr>
        <w:t>3</w:t>
      </w:r>
      <w:r w:rsidRPr="00F441B3">
        <w:rPr>
          <w:rFonts w:ascii="Arial" w:hAnsi="Arial" w:cs="Arial"/>
          <w:sz w:val="20"/>
          <w:szCs w:val="20"/>
        </w:rPr>
        <w:t>, Miriam Freedman</w:t>
      </w:r>
      <w:r>
        <w:rPr>
          <w:rFonts w:ascii="Arial" w:hAnsi="Arial" w:cs="Arial"/>
          <w:sz w:val="20"/>
          <w:szCs w:val="20"/>
          <w:vertAlign w:val="superscript"/>
        </w:rPr>
        <w:t>3</w:t>
      </w:r>
      <w:r w:rsidRPr="00F441B3">
        <w:rPr>
          <w:rFonts w:ascii="Arial" w:hAnsi="Arial" w:cs="Arial"/>
          <w:sz w:val="20"/>
          <w:szCs w:val="20"/>
        </w:rPr>
        <w:t>, Melanie D Goodman Keiser</w:t>
      </w:r>
      <w:r>
        <w:rPr>
          <w:rFonts w:ascii="Arial" w:hAnsi="Arial" w:cs="Arial"/>
          <w:sz w:val="20"/>
          <w:szCs w:val="20"/>
          <w:vertAlign w:val="superscript"/>
        </w:rPr>
        <w:t>2</w:t>
      </w:r>
      <w:r>
        <w:rPr>
          <w:rFonts w:ascii="Arial" w:hAnsi="Arial" w:cs="Arial"/>
          <w:sz w:val="20"/>
          <w:szCs w:val="20"/>
        </w:rPr>
        <w:t>, Shahab Tavasoli</w:t>
      </w:r>
      <w:r>
        <w:rPr>
          <w:rFonts w:ascii="Arial" w:hAnsi="Arial" w:cs="Arial"/>
          <w:sz w:val="20"/>
          <w:szCs w:val="20"/>
          <w:vertAlign w:val="superscript"/>
        </w:rPr>
        <w:t>1</w:t>
      </w:r>
      <w:r w:rsidRPr="00F441B3">
        <w:rPr>
          <w:rFonts w:ascii="Arial" w:hAnsi="Arial" w:cs="Arial"/>
          <w:sz w:val="20"/>
          <w:szCs w:val="20"/>
        </w:rPr>
        <w:t>,</w:t>
      </w:r>
      <w:r>
        <w:rPr>
          <w:rFonts w:ascii="Arial" w:hAnsi="Arial" w:cs="Arial"/>
          <w:sz w:val="20"/>
          <w:szCs w:val="20"/>
        </w:rPr>
        <w:t xml:space="preserve"> Sean Mullen</w:t>
      </w:r>
      <w:r>
        <w:rPr>
          <w:rFonts w:ascii="Arial" w:hAnsi="Arial" w:cs="Arial"/>
          <w:sz w:val="20"/>
          <w:szCs w:val="20"/>
          <w:vertAlign w:val="superscript"/>
        </w:rPr>
        <w:t>4</w:t>
      </w:r>
      <w:r>
        <w:rPr>
          <w:rFonts w:ascii="Arial" w:hAnsi="Arial" w:cs="Arial"/>
          <w:sz w:val="20"/>
          <w:szCs w:val="20"/>
        </w:rPr>
        <w:t xml:space="preserve">, </w:t>
      </w:r>
      <w:r w:rsidRPr="00F441B3">
        <w:rPr>
          <w:rFonts w:ascii="Arial" w:hAnsi="Arial" w:cs="Arial"/>
          <w:sz w:val="20"/>
          <w:szCs w:val="20"/>
        </w:rPr>
        <w:t>Christian Kothe</w:t>
      </w:r>
      <w:r>
        <w:rPr>
          <w:rFonts w:ascii="Arial" w:hAnsi="Arial" w:cs="Arial"/>
          <w:sz w:val="20"/>
          <w:szCs w:val="20"/>
          <w:vertAlign w:val="superscript"/>
        </w:rPr>
        <w:t>4</w:t>
      </w:r>
      <w:r>
        <w:rPr>
          <w:rFonts w:ascii="Arial" w:hAnsi="Arial" w:cs="Arial"/>
          <w:sz w:val="20"/>
          <w:szCs w:val="20"/>
        </w:rPr>
        <w:t>,</w:t>
      </w:r>
      <w:r w:rsidRPr="000E790E">
        <w:rPr>
          <w:rFonts w:ascii="Arial" w:hAnsi="Arial" w:cs="Arial"/>
          <w:sz w:val="20"/>
          <w:szCs w:val="20"/>
        </w:rPr>
        <w:t xml:space="preserve"> </w:t>
      </w:r>
      <w:r w:rsidR="00AA23AC">
        <w:rPr>
          <w:rFonts w:ascii="Arial" w:hAnsi="Arial" w:cs="Arial"/>
          <w:sz w:val="20"/>
          <w:szCs w:val="20"/>
        </w:rPr>
        <w:t>Sophia M Balint</w:t>
      </w:r>
      <w:r w:rsidR="00AA23AC" w:rsidRPr="00AA23AC">
        <w:rPr>
          <w:rFonts w:ascii="Arial" w:hAnsi="Arial" w:cs="Arial"/>
          <w:sz w:val="20"/>
          <w:szCs w:val="20"/>
          <w:vertAlign w:val="superscript"/>
        </w:rPr>
        <w:t>3</w:t>
      </w:r>
      <w:r w:rsidRPr="00EC7C97">
        <w:rPr>
          <w:rFonts w:ascii="Arial" w:hAnsi="Arial" w:cs="Arial"/>
          <w:sz w:val="20"/>
          <w:szCs w:val="20"/>
        </w:rPr>
        <w:t>,</w:t>
      </w:r>
      <w:r w:rsidRPr="000E790E">
        <w:rPr>
          <w:rFonts w:ascii="Arial" w:hAnsi="Arial" w:cs="Arial"/>
          <w:sz w:val="20"/>
          <w:szCs w:val="20"/>
        </w:rPr>
        <w:t xml:space="preserve"> Michael Bronstein</w:t>
      </w:r>
      <w:r>
        <w:rPr>
          <w:rFonts w:ascii="Arial" w:hAnsi="Arial" w:cs="Arial"/>
          <w:sz w:val="20"/>
          <w:szCs w:val="20"/>
          <w:vertAlign w:val="superscript"/>
        </w:rPr>
        <w:t>3</w:t>
      </w:r>
      <w:r w:rsidRPr="000E790E">
        <w:rPr>
          <w:rFonts w:ascii="Arial" w:hAnsi="Arial" w:cs="Arial"/>
          <w:sz w:val="20"/>
          <w:szCs w:val="20"/>
        </w:rPr>
        <w:t xml:space="preserve">, </w:t>
      </w:r>
      <w:proofErr w:type="spellStart"/>
      <w:r w:rsidRPr="000E790E">
        <w:rPr>
          <w:rFonts w:ascii="Arial" w:hAnsi="Arial" w:cs="Arial"/>
          <w:sz w:val="20"/>
          <w:szCs w:val="20"/>
        </w:rPr>
        <w:t>Alik</w:t>
      </w:r>
      <w:proofErr w:type="spellEnd"/>
      <w:r w:rsidRPr="000E790E">
        <w:rPr>
          <w:rFonts w:ascii="Arial" w:hAnsi="Arial" w:cs="Arial"/>
          <w:sz w:val="20"/>
          <w:szCs w:val="20"/>
        </w:rPr>
        <w:t xml:space="preserve"> S. </w:t>
      </w:r>
      <w:r w:rsidRPr="00A1576D">
        <w:rPr>
          <w:rFonts w:ascii="Arial" w:hAnsi="Arial" w:cs="Arial"/>
          <w:sz w:val="20"/>
          <w:szCs w:val="20"/>
        </w:rPr>
        <w:t>Widge</w:t>
      </w:r>
      <w:r w:rsidRPr="001D1D48">
        <w:rPr>
          <w:rFonts w:ascii="Arial" w:hAnsi="Arial" w:cs="Arial"/>
          <w:sz w:val="20"/>
          <w:szCs w:val="20"/>
          <w:vertAlign w:val="superscript"/>
        </w:rPr>
        <w:t>2</w:t>
      </w:r>
      <w:r>
        <w:rPr>
          <w:rFonts w:ascii="Arial" w:hAnsi="Arial" w:cs="Arial"/>
          <w:sz w:val="20"/>
          <w:szCs w:val="20"/>
        </w:rPr>
        <w:t xml:space="preserve">, </w:t>
      </w:r>
      <w:r w:rsidRPr="00A1576D">
        <w:rPr>
          <w:rFonts w:ascii="Arial" w:hAnsi="Arial" w:cs="Arial"/>
          <w:sz w:val="20"/>
          <w:szCs w:val="20"/>
        </w:rPr>
        <w:t>Ali</w:t>
      </w:r>
      <w:r w:rsidRPr="000E790E">
        <w:rPr>
          <w:rFonts w:ascii="Arial" w:hAnsi="Arial" w:cs="Arial"/>
          <w:sz w:val="20"/>
          <w:szCs w:val="20"/>
        </w:rPr>
        <w:t xml:space="preserve"> Yousefi</w:t>
      </w:r>
      <w:r>
        <w:rPr>
          <w:rFonts w:ascii="Arial" w:hAnsi="Arial" w:cs="Arial"/>
          <w:sz w:val="20"/>
          <w:szCs w:val="20"/>
          <w:vertAlign w:val="superscript"/>
        </w:rPr>
        <w:t>1</w:t>
      </w:r>
    </w:p>
    <w:p w14:paraId="32556CD1" w14:textId="77777777" w:rsidR="00BA23C9" w:rsidRDefault="00BA23C9" w:rsidP="00BA23C9">
      <w:pPr>
        <w:rPr>
          <w:rFonts w:ascii="Arial" w:hAnsi="Arial" w:cs="Arial"/>
          <w:sz w:val="20"/>
          <w:szCs w:val="20"/>
          <w:vertAlign w:val="superscript"/>
        </w:rPr>
      </w:pPr>
      <w:r>
        <w:rPr>
          <w:rFonts w:ascii="Arial" w:hAnsi="Arial" w:cs="Arial"/>
          <w:sz w:val="20"/>
          <w:szCs w:val="20"/>
          <w:vertAlign w:val="superscript"/>
        </w:rPr>
        <w:t xml:space="preserve">1 </w:t>
      </w:r>
      <w:r w:rsidRPr="00C07C82">
        <w:rPr>
          <w:rFonts w:ascii="Arial" w:hAnsi="Arial" w:cs="Arial"/>
          <w:sz w:val="20"/>
          <w:szCs w:val="20"/>
        </w:rPr>
        <w:t>Department of Biomedical Engineering, University of Houston, TX, USA</w:t>
      </w:r>
    </w:p>
    <w:p w14:paraId="123C6033" w14:textId="77777777" w:rsidR="00BA23C9" w:rsidRDefault="00BA23C9" w:rsidP="00BA23C9">
      <w:pPr>
        <w:tabs>
          <w:tab w:val="right" w:pos="8640"/>
        </w:tabs>
        <w:rPr>
          <w:rFonts w:ascii="Arial" w:hAnsi="Arial" w:cs="Arial"/>
          <w:sz w:val="20"/>
          <w:szCs w:val="20"/>
        </w:rPr>
      </w:pPr>
      <w:r>
        <w:rPr>
          <w:rFonts w:ascii="Arial" w:hAnsi="Arial" w:cs="Arial"/>
          <w:sz w:val="20"/>
          <w:szCs w:val="20"/>
          <w:vertAlign w:val="superscript"/>
        </w:rPr>
        <w:t xml:space="preserve">2 </w:t>
      </w:r>
      <w:r w:rsidRPr="00C07C82">
        <w:rPr>
          <w:rFonts w:ascii="Arial" w:hAnsi="Arial" w:cs="Arial"/>
          <w:sz w:val="20"/>
          <w:szCs w:val="20"/>
        </w:rPr>
        <w:t>Department of P</w:t>
      </w:r>
      <w:r w:rsidRPr="005B27CB">
        <w:rPr>
          <w:rFonts w:ascii="Arial" w:hAnsi="Arial" w:cs="Arial"/>
          <w:sz w:val="20"/>
          <w:szCs w:val="20"/>
        </w:rPr>
        <w:t>sychiatry</w:t>
      </w:r>
      <w:r w:rsidRPr="00C07C82">
        <w:rPr>
          <w:rFonts w:ascii="Arial" w:hAnsi="Arial" w:cs="Arial"/>
          <w:sz w:val="20"/>
          <w:szCs w:val="20"/>
        </w:rPr>
        <w:t xml:space="preserve"> and Behavioral Sciences, University of Minnesota, MN, USA</w:t>
      </w:r>
    </w:p>
    <w:p w14:paraId="314348F0" w14:textId="77777777" w:rsidR="00BA23C9" w:rsidRPr="00C07C82" w:rsidRDefault="00BA23C9" w:rsidP="00BA23C9">
      <w:pPr>
        <w:tabs>
          <w:tab w:val="right" w:pos="8640"/>
        </w:tabs>
        <w:rPr>
          <w:rFonts w:ascii="Arial" w:hAnsi="Arial" w:cs="Arial"/>
          <w:sz w:val="20"/>
          <w:szCs w:val="20"/>
        </w:rPr>
      </w:pPr>
      <w:r w:rsidRPr="000D2692">
        <w:rPr>
          <w:rFonts w:ascii="Arial" w:hAnsi="Arial" w:cs="Arial"/>
          <w:sz w:val="20"/>
          <w:szCs w:val="20"/>
          <w:vertAlign w:val="superscript"/>
        </w:rPr>
        <w:t>3</w:t>
      </w:r>
      <w:r w:rsidRPr="000D2692">
        <w:rPr>
          <w:rFonts w:ascii="Arial" w:hAnsi="Arial" w:cs="Arial"/>
          <w:sz w:val="20"/>
          <w:szCs w:val="20"/>
        </w:rPr>
        <w:t xml:space="preserve"> Institute for Health Informatics, University of Minnesota, MN, USA</w:t>
      </w:r>
      <w:r>
        <w:rPr>
          <w:rFonts w:ascii="Arial" w:hAnsi="Arial" w:cs="Arial"/>
          <w:sz w:val="20"/>
          <w:szCs w:val="20"/>
        </w:rPr>
        <w:tab/>
      </w:r>
    </w:p>
    <w:p w14:paraId="7D51F2CE" w14:textId="77777777" w:rsidR="00BA23C9" w:rsidRPr="00C07C82" w:rsidRDefault="00BA23C9" w:rsidP="00BA23C9">
      <w:pPr>
        <w:rPr>
          <w:rFonts w:ascii="Arial" w:hAnsi="Arial" w:cs="Arial"/>
          <w:sz w:val="20"/>
          <w:szCs w:val="20"/>
        </w:rPr>
      </w:pPr>
      <w:r>
        <w:rPr>
          <w:rFonts w:ascii="Arial" w:hAnsi="Arial" w:cs="Arial"/>
          <w:sz w:val="20"/>
          <w:szCs w:val="20"/>
          <w:vertAlign w:val="superscript"/>
        </w:rPr>
        <w:t xml:space="preserve">4 </w:t>
      </w:r>
      <w:proofErr w:type="spellStart"/>
      <w:r>
        <w:t>Intheon</w:t>
      </w:r>
      <w:proofErr w:type="spellEnd"/>
      <w:r>
        <w:t>, La Jolla, CA, USA</w:t>
      </w:r>
    </w:p>
    <w:bookmarkEnd w:id="1"/>
    <w:p w14:paraId="1C0639F9" w14:textId="77777777" w:rsidR="00924D95" w:rsidRDefault="00924D95" w:rsidP="00E6133D">
      <w:pPr>
        <w:rPr>
          <w:rFonts w:ascii="Arial" w:hAnsi="Arial" w:cs="Arial"/>
          <w:sz w:val="20"/>
          <w:szCs w:val="20"/>
          <w:vertAlign w:val="superscript"/>
        </w:rPr>
      </w:pPr>
    </w:p>
    <w:p w14:paraId="20DFDABE" w14:textId="310B5D47" w:rsidR="00E6133D" w:rsidRPr="00F649EE" w:rsidRDefault="00E6133D" w:rsidP="00E6133D">
      <w:pPr>
        <w:rPr>
          <w:rFonts w:ascii="Arial" w:hAnsi="Arial" w:cs="Arial"/>
          <w:sz w:val="20"/>
          <w:szCs w:val="20"/>
        </w:rPr>
      </w:pPr>
      <w:r w:rsidRPr="00E6133D">
        <w:rPr>
          <w:rFonts w:ascii="Arial" w:hAnsi="Arial" w:cs="Arial"/>
          <w:sz w:val="20"/>
          <w:szCs w:val="20"/>
        </w:rPr>
        <w:t>*</w:t>
      </w:r>
      <w:r w:rsidR="000E790E">
        <w:rPr>
          <w:rFonts w:ascii="Arial" w:hAnsi="Arial" w:cs="Arial"/>
          <w:sz w:val="20"/>
          <w:szCs w:val="20"/>
        </w:rPr>
        <w:t xml:space="preserve">Ali </w:t>
      </w:r>
      <w:proofErr w:type="spellStart"/>
      <w:r w:rsidR="000E790E">
        <w:rPr>
          <w:rFonts w:ascii="Arial" w:hAnsi="Arial" w:cs="Arial"/>
          <w:sz w:val="20"/>
          <w:szCs w:val="20"/>
        </w:rPr>
        <w:t>Yousefi</w:t>
      </w:r>
      <w:proofErr w:type="spellEnd"/>
      <w:r w:rsidRPr="00E6133D">
        <w:rPr>
          <w:rFonts w:ascii="Arial" w:hAnsi="Arial" w:cs="Arial"/>
          <w:sz w:val="20"/>
          <w:szCs w:val="20"/>
        </w:rPr>
        <w:t>.</w:t>
      </w:r>
    </w:p>
    <w:p w14:paraId="46D7756D" w14:textId="567D6E0F" w:rsidR="00E6133D" w:rsidRPr="00623869" w:rsidRDefault="00E6133D" w:rsidP="00E6133D">
      <w:pPr>
        <w:rPr>
          <w:rFonts w:ascii="Arial" w:hAnsi="Arial" w:cs="Arial"/>
          <w:sz w:val="20"/>
          <w:szCs w:val="20"/>
        </w:rPr>
      </w:pPr>
      <w:r w:rsidRPr="00623869">
        <w:rPr>
          <w:rFonts w:ascii="Arial" w:hAnsi="Arial" w:cs="Arial"/>
          <w:b/>
          <w:sz w:val="20"/>
          <w:szCs w:val="20"/>
        </w:rPr>
        <w:t>Email:</w:t>
      </w:r>
      <w:r w:rsidRPr="00623869">
        <w:rPr>
          <w:rFonts w:ascii="Arial" w:hAnsi="Arial" w:cs="Arial"/>
          <w:sz w:val="20"/>
          <w:szCs w:val="20"/>
        </w:rPr>
        <w:t xml:space="preserve"> </w:t>
      </w:r>
      <w:hyperlink r:id="rId9" w:history="1">
        <w:r w:rsidR="000E790E" w:rsidRPr="001D2731">
          <w:rPr>
            <w:rStyle w:val="Hyperlink"/>
            <w:rFonts w:ascii="Arial" w:hAnsi="Arial" w:cs="Arial"/>
            <w:sz w:val="20"/>
            <w:szCs w:val="20"/>
          </w:rPr>
          <w:t>aliyousefi@uh.edu</w:t>
        </w:r>
      </w:hyperlink>
    </w:p>
    <w:p w14:paraId="0949B48D" w14:textId="77777777" w:rsidR="00924D95" w:rsidRDefault="00924D95" w:rsidP="002A7053">
      <w:pPr>
        <w:rPr>
          <w:rFonts w:ascii="Arial" w:hAnsi="Arial" w:cs="Arial"/>
          <w:sz w:val="20"/>
          <w:szCs w:val="20"/>
        </w:rPr>
      </w:pPr>
    </w:p>
    <w:p w14:paraId="3A5183BA" w14:textId="35EABC61" w:rsidR="002A7053" w:rsidRPr="002A7053" w:rsidRDefault="0000153A" w:rsidP="002A7053">
      <w:pPr>
        <w:rPr>
          <w:rFonts w:ascii="Arial" w:hAnsi="Arial" w:cs="Arial"/>
          <w:sz w:val="20"/>
          <w:szCs w:val="20"/>
        </w:rPr>
      </w:pPr>
      <w:r w:rsidRPr="00924D95">
        <w:rPr>
          <w:rFonts w:ascii="Arial" w:hAnsi="Arial" w:cs="Arial"/>
          <w:color w:val="0070C0"/>
          <w:sz w:val="20"/>
          <w:szCs w:val="20"/>
        </w:rPr>
        <w:t xml:space="preserve">PNAS requires the corresponding author to provide an </w:t>
      </w:r>
      <w:r w:rsidR="00A84DC9" w:rsidRPr="00924D95">
        <w:rPr>
          <w:rFonts w:ascii="Arial" w:hAnsi="Arial" w:cs="Arial"/>
          <w:color w:val="0070C0"/>
          <w:sz w:val="20"/>
          <w:szCs w:val="20"/>
        </w:rPr>
        <w:t>ORCID identifier</w:t>
      </w:r>
      <w:r w:rsidR="002A7053" w:rsidRPr="00924D95">
        <w:rPr>
          <w:rFonts w:ascii="Arial" w:hAnsi="Arial" w:cs="Arial"/>
          <w:color w:val="0070C0"/>
          <w:sz w:val="20"/>
          <w:szCs w:val="20"/>
        </w:rPr>
        <w:t> </w:t>
      </w:r>
      <w:r w:rsidRPr="00924D95">
        <w:rPr>
          <w:rFonts w:ascii="Arial" w:hAnsi="Arial" w:cs="Arial"/>
          <w:color w:val="0070C0"/>
          <w:sz w:val="20"/>
          <w:szCs w:val="20"/>
        </w:rPr>
        <w:t>at submission and strongly encourages all authors to use an ORCID ID</w:t>
      </w:r>
      <w:r w:rsidR="002A7053" w:rsidRPr="00924D95">
        <w:rPr>
          <w:rFonts w:ascii="Arial" w:hAnsi="Arial" w:cs="Arial"/>
          <w:color w:val="0070C0"/>
          <w:sz w:val="20"/>
          <w:szCs w:val="20"/>
        </w:rPr>
        <w:t>.</w:t>
      </w:r>
      <w:r w:rsidR="003830A5" w:rsidRPr="00924D95">
        <w:rPr>
          <w:rFonts w:ascii="Arial" w:hAnsi="Arial" w:cs="Arial"/>
          <w:color w:val="0070C0"/>
          <w:sz w:val="20"/>
          <w:szCs w:val="20"/>
        </w:rPr>
        <w:t xml:space="preserve"> Do not include ORCIDs in the manuscript file; i</w:t>
      </w:r>
      <w:r w:rsidR="002A7053" w:rsidRPr="00924D95">
        <w:rPr>
          <w:rFonts w:ascii="Arial" w:hAnsi="Arial" w:cs="Arial"/>
          <w:color w:val="0070C0"/>
          <w:sz w:val="20"/>
          <w:szCs w:val="20"/>
        </w:rPr>
        <w:t xml:space="preserve">ndividual authors must link their ORCID account to their PNAS </w:t>
      </w:r>
      <w:r w:rsidR="00A84DC9" w:rsidRPr="00924D95">
        <w:rPr>
          <w:rFonts w:ascii="Arial" w:hAnsi="Arial" w:cs="Arial"/>
          <w:color w:val="0070C0"/>
          <w:sz w:val="20"/>
          <w:szCs w:val="20"/>
        </w:rPr>
        <w:t xml:space="preserve">profile </w:t>
      </w:r>
      <w:r w:rsidR="002A7053" w:rsidRPr="00924D95">
        <w:rPr>
          <w:rFonts w:ascii="Arial" w:hAnsi="Arial" w:cs="Arial"/>
          <w:color w:val="0070C0"/>
          <w:sz w:val="20"/>
          <w:szCs w:val="20"/>
        </w:rPr>
        <w:t xml:space="preserve">at </w:t>
      </w:r>
      <w:hyperlink r:id="rId10" w:history="1">
        <w:r w:rsidR="002A7053" w:rsidRPr="00924D95">
          <w:rPr>
            <w:rStyle w:val="Hyperlink"/>
            <w:rFonts w:ascii="Arial" w:hAnsi="Arial" w:cs="Arial"/>
            <w:color w:val="0070C0"/>
            <w:sz w:val="20"/>
            <w:szCs w:val="20"/>
          </w:rPr>
          <w:t>www.pnascentral.org</w:t>
        </w:r>
      </w:hyperlink>
      <w:r w:rsidR="002A7053" w:rsidRPr="00924D95">
        <w:rPr>
          <w:rFonts w:ascii="Arial" w:hAnsi="Arial" w:cs="Arial"/>
          <w:color w:val="0070C0"/>
          <w:sz w:val="20"/>
          <w:szCs w:val="20"/>
        </w:rPr>
        <w:t>. For proper authentication, authors are not permitted to add ORCIDs on proofs.</w:t>
      </w:r>
      <w:r w:rsidR="00A84DC9" w:rsidRPr="00924D95">
        <w:rPr>
          <w:color w:val="0070C0"/>
        </w:rPr>
        <w:t xml:space="preserve"> </w:t>
      </w:r>
      <w:bookmarkStart w:id="2" w:name="_Hlk205559148"/>
      <w:r w:rsidR="00A84DC9" w:rsidRPr="00924D95">
        <w:rPr>
          <w:rFonts w:ascii="Arial" w:hAnsi="Arial" w:cs="Arial"/>
          <w:color w:val="0070C0"/>
          <w:sz w:val="20"/>
          <w:szCs w:val="20"/>
        </w:rPr>
        <w:fldChar w:fldCharType="begin"/>
      </w:r>
      <w:r w:rsidR="00A84DC9" w:rsidRPr="00924D95">
        <w:rPr>
          <w:rFonts w:ascii="Arial" w:hAnsi="Arial" w:cs="Arial"/>
          <w:color w:val="0070C0"/>
          <w:sz w:val="20"/>
          <w:szCs w:val="20"/>
        </w:rPr>
        <w:instrText>HYPERLINK "https://orcid.org/"</w:instrText>
      </w:r>
      <w:r w:rsidR="00A84DC9" w:rsidRPr="00924D95">
        <w:rPr>
          <w:rFonts w:ascii="Arial" w:hAnsi="Arial" w:cs="Arial"/>
          <w:color w:val="0070C0"/>
          <w:sz w:val="20"/>
          <w:szCs w:val="20"/>
        </w:rPr>
        <w:fldChar w:fldCharType="separate"/>
      </w:r>
      <w:r w:rsidR="00A84DC9" w:rsidRPr="00924D95">
        <w:rPr>
          <w:rStyle w:val="Hyperlink"/>
          <w:rFonts w:ascii="Arial" w:hAnsi="Arial" w:cs="Arial"/>
          <w:color w:val="0070C0"/>
          <w:sz w:val="20"/>
          <w:szCs w:val="20"/>
        </w:rPr>
        <w:t>Learn more or register for ORCID</w:t>
      </w:r>
      <w:r w:rsidR="00A84DC9" w:rsidRPr="00924D95">
        <w:rPr>
          <w:rFonts w:ascii="Arial" w:hAnsi="Arial" w:cs="Arial"/>
          <w:color w:val="0070C0"/>
          <w:sz w:val="20"/>
          <w:szCs w:val="20"/>
        </w:rPr>
        <w:fldChar w:fldCharType="end"/>
      </w:r>
      <w:r w:rsidR="00A84DC9" w:rsidRPr="00A84DC9">
        <w:rPr>
          <w:rFonts w:ascii="Arial" w:hAnsi="Arial" w:cs="Arial"/>
          <w:sz w:val="20"/>
          <w:szCs w:val="20"/>
        </w:rPr>
        <w:t>.</w:t>
      </w:r>
      <w:bookmarkEnd w:id="2"/>
    </w:p>
    <w:p w14:paraId="1A4002EE" w14:textId="02F56671" w:rsidR="00623869" w:rsidRDefault="00623869" w:rsidP="00623869">
      <w:pPr>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00C07C82" w:rsidRPr="008C7C3F">
        <w:rPr>
          <w:rFonts w:ascii="Arial" w:hAnsi="Arial" w:cs="Arial"/>
          <w:bCs/>
          <w:sz w:val="20"/>
          <w:szCs w:val="20"/>
          <w:highlight w:val="yellow"/>
        </w:rPr>
        <w:t>PR, PK, ASW, and AY contributed in manuscript preparation, data analysis, and algorithm development</w:t>
      </w:r>
      <w:r w:rsidR="00C07C82" w:rsidRPr="00C07C82">
        <w:rPr>
          <w:rFonts w:ascii="Arial" w:hAnsi="Arial" w:cs="Arial"/>
          <w:bCs/>
          <w:sz w:val="20"/>
          <w:szCs w:val="20"/>
        </w:rPr>
        <w:t>.</w:t>
      </w:r>
      <w:r w:rsidR="00C07C82">
        <w:rPr>
          <w:rFonts w:ascii="Arial" w:hAnsi="Arial" w:cs="Arial"/>
          <w:b/>
          <w:sz w:val="20"/>
          <w:szCs w:val="20"/>
        </w:rPr>
        <w:t xml:space="preserve"> </w:t>
      </w:r>
      <w:r w:rsidRPr="000E790E">
        <w:rPr>
          <w:rFonts w:ascii="Arial" w:hAnsi="Arial" w:cs="Arial"/>
          <w:sz w:val="20"/>
          <w:szCs w:val="20"/>
          <w:highlight w:val="yellow"/>
        </w:rPr>
        <w:t>Paste the author contributions here.</w:t>
      </w:r>
    </w:p>
    <w:p w14:paraId="7A5DDA98" w14:textId="77777777"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sidRPr="000E790E">
        <w:rPr>
          <w:rFonts w:ascii="Arial" w:hAnsi="Arial" w:cs="Arial"/>
          <w:sz w:val="20"/>
          <w:szCs w:val="20"/>
          <w:highlight w:val="yellow"/>
        </w:rPr>
        <w:t xml:space="preserve">Disclose any </w:t>
      </w:r>
      <w:commentRangeStart w:id="3"/>
      <w:r w:rsidRPr="000E790E">
        <w:rPr>
          <w:rFonts w:ascii="Arial" w:hAnsi="Arial" w:cs="Arial"/>
          <w:sz w:val="20"/>
          <w:szCs w:val="20"/>
          <w:highlight w:val="yellow"/>
        </w:rPr>
        <w:t>competing</w:t>
      </w:r>
      <w:commentRangeEnd w:id="3"/>
      <w:del w:id="4" w:author="Yousefi, Ali" w:date="2026-02-26T08:55:00Z">
        <w:r w:rsidR="0002235C" w:rsidRPr="000E790E" w:rsidDel="00F1799F">
          <w:rPr>
            <w:rStyle w:val="CommentReference"/>
            <w:rFonts w:ascii="Arial" w:hAnsi="Arial" w:cs="Arial"/>
            <w:sz w:val="20"/>
            <w:szCs w:val="20"/>
            <w:highlight w:val="yellow"/>
          </w:rPr>
          <w:commentReference w:id="3"/>
        </w:r>
      </w:del>
      <w:r w:rsidRPr="000E790E">
        <w:rPr>
          <w:rFonts w:ascii="Arial" w:hAnsi="Arial" w:cs="Arial"/>
          <w:sz w:val="20"/>
          <w:szCs w:val="20"/>
          <w:highlight w:val="yellow"/>
        </w:rPr>
        <w:t xml:space="preserve"> interests here.</w:t>
      </w:r>
      <w:r>
        <w:rPr>
          <w:rFonts w:ascii="Arial" w:hAnsi="Arial" w:cs="Arial"/>
          <w:sz w:val="20"/>
          <w:szCs w:val="20"/>
        </w:rPr>
        <w:t xml:space="preserve"> </w:t>
      </w:r>
    </w:p>
    <w:p w14:paraId="61606AE0" w14:textId="422128D7" w:rsidR="00E6133D" w:rsidRPr="00E6133D" w:rsidRDefault="00E6133D" w:rsidP="00E6133D">
      <w:pPr>
        <w:rPr>
          <w:rFonts w:ascii="Arial" w:hAnsi="Arial" w:cs="Arial"/>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C07C82">
        <w:rPr>
          <w:rFonts w:ascii="Arial" w:hAnsi="Arial" w:cs="Arial"/>
          <w:sz w:val="20"/>
          <w:szCs w:val="20"/>
          <w:highlight w:val="yellow"/>
        </w:rPr>
        <w:t>Biological Sciences, Psychological and Cognitive Science</w:t>
      </w:r>
    </w:p>
    <w:p w14:paraId="18812061" w14:textId="77B96754"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0E790E">
        <w:rPr>
          <w:rFonts w:ascii="Arial" w:hAnsi="Arial" w:cs="Arial"/>
          <w:sz w:val="20"/>
          <w:szCs w:val="20"/>
        </w:rPr>
        <w:t>Suicide, Temporal Dynamics, Implicit Cognition</w:t>
      </w:r>
      <w:r w:rsidR="00513137" w:rsidRPr="00513137">
        <w:rPr>
          <w:rFonts w:ascii="Arial" w:hAnsi="Arial" w:cs="Arial"/>
          <w:sz w:val="20"/>
          <w:szCs w:val="20"/>
        </w:rPr>
        <w:t>, Brief Death IAT, Machine Learning</w:t>
      </w:r>
      <w:r w:rsidRPr="00E6133D">
        <w:rPr>
          <w:rFonts w:ascii="Arial" w:hAnsi="Arial" w:cs="Arial"/>
          <w:sz w:val="20"/>
          <w:szCs w:val="20"/>
        </w:rPr>
        <w:t>.</w:t>
      </w:r>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D649A8" w:rsidRDefault="00E6133D" w:rsidP="00E6133D">
      <w:pPr>
        <w:ind w:left="720"/>
        <w:contextualSpacing/>
        <w:rPr>
          <w:rFonts w:ascii="Arial" w:hAnsi="Arial" w:cs="Arial"/>
          <w:sz w:val="20"/>
          <w:szCs w:val="20"/>
        </w:rPr>
      </w:pPr>
      <w:r w:rsidRPr="00D649A8">
        <w:rPr>
          <w:rFonts w:ascii="Arial" w:hAnsi="Arial" w:cs="Arial"/>
          <w:sz w:val="20"/>
          <w:szCs w:val="20"/>
        </w:rPr>
        <w:t>Main Text</w:t>
      </w:r>
    </w:p>
    <w:p w14:paraId="62F68347" w14:textId="6F51B7CB" w:rsidR="0040158E" w:rsidRDefault="00E6133D" w:rsidP="00474D11">
      <w:pPr>
        <w:ind w:left="720"/>
        <w:contextualSpacing/>
        <w:rPr>
          <w:rFonts w:ascii="Arial" w:hAnsi="Arial" w:cs="Arial"/>
          <w:sz w:val="20"/>
          <w:szCs w:val="20"/>
        </w:rPr>
        <w:sectPr w:rsidR="0040158E" w:rsidSect="00AF7B8A">
          <w:headerReference w:type="default" r:id="rId15"/>
          <w:footerReference w:type="default" r:id="rId16"/>
          <w:type w:val="continuous"/>
          <w:pgSz w:w="12240" w:h="15840"/>
          <w:pgMar w:top="1440" w:right="1800" w:bottom="1440" w:left="1800" w:header="720" w:footer="720" w:gutter="0"/>
          <w:cols w:space="720"/>
          <w:docGrid w:linePitch="299"/>
        </w:sectPr>
      </w:pPr>
      <w:r w:rsidRPr="00D649A8">
        <w:rPr>
          <w:rFonts w:ascii="Arial" w:hAnsi="Arial" w:cs="Arial"/>
          <w:sz w:val="20"/>
          <w:szCs w:val="20"/>
        </w:rPr>
        <w:t xml:space="preserve">Figures 1 to </w:t>
      </w:r>
      <w:r w:rsidR="00D649A8" w:rsidRPr="00D649A8">
        <w:rPr>
          <w:rFonts w:ascii="Arial" w:hAnsi="Arial" w:cs="Arial"/>
          <w:sz w:val="20"/>
          <w:szCs w:val="20"/>
        </w:rPr>
        <w:t>4</w:t>
      </w:r>
    </w:p>
    <w:p w14:paraId="4C9ED66D" w14:textId="77777777" w:rsidR="00372024" w:rsidRDefault="00372024">
      <w:pPr>
        <w:rPr>
          <w:rFonts w:ascii="Arial" w:hAnsi="Arial" w:cs="Arial"/>
          <w:b/>
          <w:color w:val="000000"/>
          <w:sz w:val="20"/>
          <w:szCs w:val="20"/>
        </w:rPr>
      </w:pPr>
      <w:bookmarkStart w:id="5" w:name="30j0zll" w:colFirst="0" w:colLast="0"/>
      <w:bookmarkStart w:id="6" w:name="1fob9te" w:colFirst="0" w:colLast="0"/>
      <w:bookmarkEnd w:id="5"/>
      <w:bookmarkEnd w:id="6"/>
      <w:r>
        <w:rPr>
          <w:rFonts w:ascii="Arial" w:hAnsi="Arial" w:cs="Arial"/>
          <w:b/>
          <w:color w:val="000000"/>
          <w:sz w:val="20"/>
          <w:szCs w:val="20"/>
        </w:rPr>
        <w:lastRenderedPageBreak/>
        <w:t>@Alik:</w:t>
      </w:r>
    </w:p>
    <w:p w14:paraId="11CB8450" w14:textId="174C8EF9" w:rsidR="00372024" w:rsidRPr="00372024" w:rsidRDefault="00327B05">
      <w:pPr>
        <w:rPr>
          <w:rFonts w:ascii="Arial" w:hAnsi="Arial" w:cs="Arial"/>
          <w:bCs/>
          <w:color w:val="000000"/>
          <w:sz w:val="20"/>
          <w:szCs w:val="20"/>
        </w:rPr>
      </w:pPr>
      <w:r w:rsidRPr="00372024">
        <w:rPr>
          <w:rFonts w:ascii="Arial" w:hAnsi="Arial" w:cs="Arial"/>
          <w:bCs/>
          <w:color w:val="000000"/>
          <w:sz w:val="20"/>
          <w:szCs w:val="20"/>
        </w:rPr>
        <w:t>Michael</w:t>
      </w:r>
      <w:r w:rsidR="00372024" w:rsidRPr="00372024">
        <w:rPr>
          <w:rFonts w:ascii="Arial" w:hAnsi="Arial" w:cs="Arial"/>
          <w:bCs/>
          <w:color w:val="000000"/>
          <w:sz w:val="20"/>
          <w:szCs w:val="20"/>
        </w:rPr>
        <w:t xml:space="preserve"> suggested using with active SI and without active SI. Should we use any acronym such as </w:t>
      </w:r>
      <w:r>
        <w:rPr>
          <w:rFonts w:ascii="Arial" w:hAnsi="Arial" w:cs="Arial"/>
          <w:bCs/>
          <w:color w:val="000000"/>
          <w:sz w:val="20"/>
          <w:szCs w:val="20"/>
          <w:u w:val="single"/>
        </w:rPr>
        <w:t>WA</w:t>
      </w:r>
      <w:r w:rsidR="00372024" w:rsidRPr="00372024">
        <w:rPr>
          <w:rFonts w:ascii="Arial" w:hAnsi="Arial" w:cs="Arial"/>
          <w:bCs/>
          <w:color w:val="000000"/>
          <w:sz w:val="20"/>
          <w:szCs w:val="20"/>
          <w:u w:val="single"/>
        </w:rPr>
        <w:t>-</w:t>
      </w:r>
      <w:r>
        <w:rPr>
          <w:rFonts w:ascii="Arial" w:hAnsi="Arial" w:cs="Arial"/>
          <w:bCs/>
          <w:color w:val="000000"/>
          <w:sz w:val="20"/>
          <w:szCs w:val="20"/>
          <w:u w:val="single"/>
        </w:rPr>
        <w:t>SI</w:t>
      </w:r>
      <w:r w:rsidR="00372024" w:rsidRPr="00372024">
        <w:rPr>
          <w:rFonts w:ascii="Arial" w:hAnsi="Arial" w:cs="Arial"/>
          <w:bCs/>
          <w:color w:val="000000"/>
          <w:sz w:val="20"/>
          <w:szCs w:val="20"/>
        </w:rPr>
        <w:t xml:space="preserve"> vs </w:t>
      </w:r>
      <w:r>
        <w:rPr>
          <w:rFonts w:ascii="Arial" w:hAnsi="Arial" w:cs="Arial"/>
          <w:bCs/>
          <w:color w:val="000000"/>
          <w:sz w:val="20"/>
          <w:szCs w:val="20"/>
          <w:u w:val="single"/>
        </w:rPr>
        <w:t>NA</w:t>
      </w:r>
      <w:r w:rsidR="00372024" w:rsidRPr="00372024">
        <w:rPr>
          <w:rFonts w:ascii="Arial" w:hAnsi="Arial" w:cs="Arial"/>
          <w:bCs/>
          <w:color w:val="000000"/>
          <w:sz w:val="20"/>
          <w:szCs w:val="20"/>
          <w:u w:val="single"/>
        </w:rPr>
        <w:t>-</w:t>
      </w:r>
      <w:r>
        <w:rPr>
          <w:rFonts w:ascii="Arial" w:hAnsi="Arial" w:cs="Arial"/>
          <w:bCs/>
          <w:color w:val="000000"/>
          <w:sz w:val="20"/>
          <w:szCs w:val="20"/>
          <w:u w:val="single"/>
        </w:rPr>
        <w:t>SI</w:t>
      </w:r>
      <w:r w:rsidR="00372024" w:rsidRPr="00372024">
        <w:rPr>
          <w:rFonts w:ascii="Arial" w:hAnsi="Arial" w:cs="Arial"/>
          <w:bCs/>
          <w:color w:val="000000"/>
          <w:sz w:val="20"/>
          <w:szCs w:val="20"/>
        </w:rPr>
        <w:t xml:space="preserve"> or keep it </w:t>
      </w:r>
      <w:r w:rsidR="00372024">
        <w:rPr>
          <w:rFonts w:ascii="Arial" w:hAnsi="Arial" w:cs="Arial"/>
          <w:bCs/>
          <w:color w:val="000000"/>
          <w:sz w:val="20"/>
          <w:szCs w:val="20"/>
        </w:rPr>
        <w:t xml:space="preserve">as </w:t>
      </w:r>
      <w:r w:rsidR="00372024" w:rsidRPr="00372024">
        <w:rPr>
          <w:rFonts w:ascii="Arial" w:hAnsi="Arial" w:cs="Arial"/>
          <w:bCs/>
          <w:color w:val="000000"/>
          <w:sz w:val="20"/>
          <w:szCs w:val="20"/>
        </w:rPr>
        <w:t>complete</w:t>
      </w:r>
      <w:r w:rsidR="00372024">
        <w:rPr>
          <w:rFonts w:ascii="Arial" w:hAnsi="Arial" w:cs="Arial"/>
          <w:bCs/>
          <w:color w:val="000000"/>
          <w:sz w:val="20"/>
          <w:szCs w:val="20"/>
        </w:rPr>
        <w:t xml:space="preserve"> words through the paper</w:t>
      </w:r>
      <w:r w:rsidR="00372024" w:rsidRPr="00372024">
        <w:rPr>
          <w:rFonts w:ascii="Arial" w:hAnsi="Arial" w:cs="Arial"/>
          <w:bCs/>
          <w:color w:val="000000"/>
          <w:sz w:val="20"/>
          <w:szCs w:val="20"/>
        </w:rPr>
        <w:br w:type="page"/>
      </w:r>
    </w:p>
    <w:p w14:paraId="1022AED8" w14:textId="244F5062" w:rsidR="00E6133D" w:rsidRPr="009274A0"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274A0">
        <w:rPr>
          <w:rFonts w:ascii="Arial" w:hAnsi="Arial" w:cs="Arial"/>
          <w:b/>
          <w:color w:val="000000"/>
          <w:sz w:val="20"/>
          <w:szCs w:val="20"/>
        </w:rPr>
        <w:lastRenderedPageBreak/>
        <w:t>Abstract</w:t>
      </w:r>
    </w:p>
    <w:p w14:paraId="2C2D0803" w14:textId="17CEF208" w:rsidR="00454B2B" w:rsidRPr="009274A0" w:rsidRDefault="005E0887" w:rsidP="005E0887">
      <w:pPr>
        <w:pStyle w:val="NormalWeb"/>
        <w:jc w:val="both"/>
        <w:rPr>
          <w:rFonts w:ascii="Arial" w:hAnsi="Arial" w:cs="Arial"/>
          <w:sz w:val="20"/>
          <w:szCs w:val="20"/>
        </w:rPr>
      </w:pPr>
      <w:r w:rsidRPr="005E0887">
        <w:rPr>
          <w:rFonts w:ascii="Arial" w:hAnsi="Arial" w:cs="Arial"/>
          <w:sz w:val="20"/>
          <w:szCs w:val="20"/>
        </w:rPr>
        <w:t>Suicide rates continue to rise in the United States and globally constitute the third leading cause of death among individuals. Identifying near-term suicide risk remains a major clinical challenge. The limited scalability and accessibility of current gold-standard assessments prevent clinicians from screening all potentially at-risk individuals. Many suicide decedents who undergo screening for intent deny it in the days or weeks preceding their deaths. In part, this occurs because imminent risk reflects cognitive processes that traditional self-report measures or markers of past suicidal behavior do not capture.</w:t>
      </w:r>
      <w:r>
        <w:rPr>
          <w:rFonts w:ascii="Arial" w:hAnsi="Arial" w:cs="Arial"/>
          <w:sz w:val="20"/>
          <w:szCs w:val="20"/>
        </w:rPr>
        <w:t xml:space="preserve"> </w:t>
      </w:r>
      <w:r w:rsidRPr="005E0887">
        <w:rPr>
          <w:rFonts w:ascii="Arial" w:hAnsi="Arial" w:cs="Arial"/>
          <w:sz w:val="20"/>
          <w:szCs w:val="20"/>
        </w:rPr>
        <w:t xml:space="preserve">Here, we demonstrate that temporal structure in reaction times (RTs) obtained from a modified Brief Death Implicit Association Test (BDIAT) encodes latent cognitive dynamics that track near-term suicide risk. Participants completed alternating blocks of conflict and non-conflict trials, while we independently assessed suicidal ideation (SI) using one week of 3x/day ecological momentary assessment (EMA). The conventional BDIAT D-score, which indexes the strength of implicit self-death associations, showed limited ability to distinguish participants with versus without active SI. By analyzing RTs as a time-varying signal, we found that participants with active SI exhibited attenuated sensitivity to task block alternation and faster habituation to conflict trials, whereas participants without active SI showed stronger and more persistent responses to block switches. We quantified these dynamics through descriptive statistics capturing trial- and block-level temporal dynamics and demonstrated that these dynamics enable individual-level prediction using a logistic regression–based classification model. After we trained the model on data from 77 participants (55 </w:t>
      </w:r>
      <w:bookmarkStart w:id="7" w:name="_Hlk222396416"/>
      <w:r w:rsidR="00C70EE8">
        <w:rPr>
          <w:rFonts w:ascii="Arial" w:hAnsi="Arial" w:cs="Arial"/>
          <w:sz w:val="20"/>
          <w:szCs w:val="20"/>
        </w:rPr>
        <w:t>without</w:t>
      </w:r>
      <w:bookmarkEnd w:id="7"/>
      <w:r w:rsidR="00C70EE8">
        <w:rPr>
          <w:rFonts w:ascii="Arial" w:hAnsi="Arial" w:cs="Arial"/>
          <w:sz w:val="20"/>
          <w:szCs w:val="20"/>
        </w:rPr>
        <w:t xml:space="preserve"> </w:t>
      </w:r>
      <w:r w:rsidRPr="005E0887">
        <w:rPr>
          <w:rFonts w:ascii="Arial" w:hAnsi="Arial" w:cs="Arial"/>
          <w:sz w:val="20"/>
          <w:szCs w:val="20"/>
        </w:rPr>
        <w:t xml:space="preserve">active SI, 22 </w:t>
      </w:r>
      <w:r w:rsidR="00C70EE8">
        <w:rPr>
          <w:rFonts w:ascii="Arial" w:hAnsi="Arial" w:cs="Arial"/>
          <w:sz w:val="20"/>
          <w:szCs w:val="20"/>
        </w:rPr>
        <w:t xml:space="preserve">with </w:t>
      </w:r>
      <w:r w:rsidRPr="005E0887">
        <w:rPr>
          <w:rFonts w:ascii="Arial" w:hAnsi="Arial" w:cs="Arial"/>
          <w:sz w:val="20"/>
          <w:szCs w:val="20"/>
        </w:rPr>
        <w:t>active SI), it achieved 77% balanced accuracy and an area under the curve (AUC) of 0.79 using leave-one-out cross-validation (LOOCV). These results show that the temporal organization of behavior itself constitutes a scalable behavioral marker of short-term suicide risk and supports the development of scalable behavioral markers for near-term risk detection</w:t>
      </w:r>
      <w:r w:rsidR="00454B2B" w:rsidRPr="009274A0">
        <w:rPr>
          <w:rFonts w:ascii="Arial" w:hAnsi="Arial" w:cs="Arial"/>
          <w:sz w:val="20"/>
          <w:szCs w:val="20"/>
        </w:rPr>
        <w:t>.</w:t>
      </w:r>
    </w:p>
    <w:p w14:paraId="45398465" w14:textId="77777777" w:rsidR="00E6133D" w:rsidRPr="009274A0"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274A0">
        <w:rPr>
          <w:rFonts w:ascii="Arial" w:hAnsi="Arial" w:cs="Arial"/>
          <w:b/>
          <w:color w:val="000000"/>
          <w:sz w:val="20"/>
          <w:szCs w:val="20"/>
        </w:rPr>
        <w:t>Significance Statement</w:t>
      </w:r>
    </w:p>
    <w:p w14:paraId="757A7674" w14:textId="4FAD87CC" w:rsidR="00E76AB9" w:rsidRDefault="00E76AB9" w:rsidP="00E76AB9">
      <w:pPr>
        <w:keepNext/>
        <w:pBdr>
          <w:top w:val="nil"/>
          <w:left w:val="nil"/>
          <w:bottom w:val="nil"/>
          <w:right w:val="nil"/>
          <w:between w:val="nil"/>
        </w:pBdr>
        <w:spacing w:before="240" w:after="60"/>
        <w:contextualSpacing/>
        <w:rPr>
          <w:rFonts w:ascii="Arial" w:hAnsi="Arial" w:cs="Arial"/>
          <w:sz w:val="20"/>
          <w:szCs w:val="20"/>
        </w:rPr>
      </w:pPr>
      <w:r w:rsidRPr="009274A0">
        <w:rPr>
          <w:rFonts w:ascii="Arial" w:hAnsi="Arial" w:cs="Arial"/>
          <w:sz w:val="20"/>
          <w:szCs w:val="20"/>
        </w:rPr>
        <w:t>Suicide</w:t>
      </w:r>
      <w:r>
        <w:rPr>
          <w:rFonts w:ascii="Arial" w:hAnsi="Arial" w:cs="Arial"/>
          <w:sz w:val="20"/>
          <w:szCs w:val="20"/>
        </w:rPr>
        <w:t xml:space="preserve"> related thoughts and behaviors are</w:t>
      </w:r>
      <w:r w:rsidRPr="009274A0">
        <w:rPr>
          <w:rFonts w:ascii="Arial" w:hAnsi="Arial" w:cs="Arial"/>
          <w:sz w:val="20"/>
          <w:szCs w:val="20"/>
        </w:rPr>
        <w:t>a major public health concern</w:t>
      </w:r>
      <w:r>
        <w:rPr>
          <w:rFonts w:ascii="Arial" w:hAnsi="Arial" w:cs="Arial"/>
          <w:sz w:val="20"/>
          <w:szCs w:val="20"/>
        </w:rPr>
        <w:t xml:space="preserve">. Millions of people per year have thoughts of suicide and suicide is a leading cause of death. Identifying people at-risk of suicide is difficult because assessment capacity does not match the size of at-risk populations and because individuals who are assessed have myriad incentives to deny suicidality. </w:t>
      </w:r>
      <w:r w:rsidRPr="009274A0">
        <w:rPr>
          <w:rFonts w:ascii="Arial" w:hAnsi="Arial" w:cs="Arial"/>
          <w:sz w:val="20"/>
          <w:szCs w:val="20"/>
        </w:rPr>
        <w:t>This study demonstrates that temporal patterns in reaction times from a</w:t>
      </w:r>
      <w:r>
        <w:rPr>
          <w:rFonts w:ascii="Arial" w:hAnsi="Arial" w:cs="Arial"/>
          <w:sz w:val="20"/>
          <w:szCs w:val="20"/>
        </w:rPr>
        <w:t xml:space="preserve"> task designed to </w:t>
      </w:r>
      <w:r w:rsidR="00CA57C3">
        <w:rPr>
          <w:rFonts w:ascii="Arial" w:hAnsi="Arial" w:cs="Arial"/>
          <w:sz w:val="20"/>
          <w:szCs w:val="20"/>
        </w:rPr>
        <w:t xml:space="preserve">index </w:t>
      </w:r>
      <w:r w:rsidR="00CA57C3" w:rsidRPr="009274A0">
        <w:rPr>
          <w:rFonts w:ascii="Arial" w:hAnsi="Arial" w:cs="Arial"/>
          <w:sz w:val="20"/>
          <w:szCs w:val="20"/>
        </w:rPr>
        <w:t>the</w:t>
      </w:r>
      <w:r>
        <w:rPr>
          <w:rFonts w:ascii="Arial" w:hAnsi="Arial" w:cs="Arial"/>
          <w:sz w:val="20"/>
          <w:szCs w:val="20"/>
        </w:rPr>
        <w:t xml:space="preserve"> strength of implicit death-self associations can be used to identify individuals experiencing active suicide ideation. </w:t>
      </w:r>
      <w:r w:rsidRPr="009274A0">
        <w:rPr>
          <w:rFonts w:ascii="Arial" w:hAnsi="Arial" w:cs="Arial"/>
          <w:sz w:val="20"/>
          <w:szCs w:val="20"/>
        </w:rPr>
        <w:t>These findings identify a previously unrecognized behavioral marker of near-term suicide vulnerability</w:t>
      </w:r>
      <w:r>
        <w:rPr>
          <w:rFonts w:ascii="Arial" w:hAnsi="Arial" w:cs="Arial"/>
          <w:sz w:val="20"/>
          <w:szCs w:val="20"/>
        </w:rPr>
        <w:t>.</w:t>
      </w:r>
      <w:r w:rsidRPr="009274A0">
        <w:rPr>
          <w:rFonts w:ascii="Arial" w:hAnsi="Arial" w:cs="Arial"/>
          <w:sz w:val="20"/>
          <w:szCs w:val="20"/>
        </w:rPr>
        <w:t xml:space="preserve"> </w:t>
      </w:r>
      <w:r>
        <w:rPr>
          <w:rFonts w:ascii="Arial" w:hAnsi="Arial" w:cs="Arial"/>
          <w:sz w:val="20"/>
          <w:szCs w:val="20"/>
        </w:rPr>
        <w:t xml:space="preserve">Using this marker, one could theoretically screen any at-risk individual with access to a computer, making the problem of identifying who might need intervention to prevent suicide-related distress or death significantly more tractable. </w:t>
      </w:r>
    </w:p>
    <w:p w14:paraId="2A72CFB6" w14:textId="77777777" w:rsidR="00980C22" w:rsidRPr="009274A0"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9274A0"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274A0">
        <w:rPr>
          <w:rFonts w:ascii="Arial" w:hAnsi="Arial" w:cs="Arial"/>
          <w:b/>
          <w:color w:val="000000"/>
          <w:sz w:val="20"/>
          <w:szCs w:val="20"/>
        </w:rPr>
        <w:t>Main Text</w:t>
      </w:r>
    </w:p>
    <w:p w14:paraId="7E68AC68" w14:textId="77777777" w:rsidR="00CA1C1E" w:rsidRPr="009274A0" w:rsidRDefault="00CA1C1E"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1F137117" w:rsidR="00E6133D" w:rsidRPr="009274A0" w:rsidRDefault="00E6133D" w:rsidP="00FE490D">
      <w:pPr>
        <w:keepNext/>
        <w:pBdr>
          <w:top w:val="nil"/>
          <w:left w:val="nil"/>
          <w:bottom w:val="nil"/>
          <w:right w:val="nil"/>
          <w:between w:val="nil"/>
        </w:pBdr>
        <w:spacing w:after="240"/>
        <w:contextualSpacing/>
        <w:rPr>
          <w:rFonts w:ascii="Arial" w:hAnsi="Arial" w:cs="Arial"/>
          <w:b/>
          <w:color w:val="000000"/>
          <w:sz w:val="20"/>
          <w:szCs w:val="20"/>
        </w:rPr>
      </w:pPr>
      <w:r w:rsidRPr="009274A0">
        <w:rPr>
          <w:rFonts w:ascii="Arial" w:hAnsi="Arial" w:cs="Arial"/>
          <w:b/>
          <w:color w:val="000000"/>
          <w:sz w:val="20"/>
          <w:szCs w:val="20"/>
        </w:rPr>
        <w:t>Introduction</w:t>
      </w:r>
    </w:p>
    <w:p w14:paraId="20A31B77" w14:textId="23D27992" w:rsidR="001D6F2B" w:rsidRPr="001D6F2B" w:rsidRDefault="001D6F2B" w:rsidP="001D6F2B">
      <w:pPr>
        <w:pStyle w:val="NormalWeb"/>
        <w:widowControl w:val="0"/>
        <w:spacing w:after="240"/>
        <w:jc w:val="both"/>
        <w:rPr>
          <w:rFonts w:ascii="Arial" w:eastAsiaTheme="minorHAnsi" w:hAnsi="Arial" w:cs="Arial"/>
          <w:sz w:val="20"/>
          <w:szCs w:val="20"/>
        </w:rPr>
      </w:pPr>
      <w:r w:rsidRPr="001D6F2B">
        <w:rPr>
          <w:rFonts w:ascii="Arial" w:eastAsiaTheme="minorHAnsi" w:hAnsi="Arial" w:cs="Arial"/>
          <w:sz w:val="20"/>
          <w:szCs w:val="20"/>
        </w:rPr>
        <w:t>Thoughts of suicide are extremely common, impacting over 10 million adults per year in the United States alone</w:t>
      </w:r>
      <w:r w:rsidR="008E150A" w:rsidRPr="008E150A">
        <w:rPr>
          <w:rFonts w:ascii="Arial" w:eastAsiaTheme="minorHAnsi" w:hAnsi="Arial" w:cs="Arial"/>
          <w:sz w:val="20"/>
          <w:szCs w:val="20"/>
          <w:vertAlign w:val="superscript"/>
        </w:rPr>
        <w:t>1</w:t>
      </w:r>
      <w:r w:rsidRPr="001D6F2B">
        <w:rPr>
          <w:rFonts w:ascii="Arial" w:eastAsiaTheme="minorHAnsi" w:hAnsi="Arial" w:cs="Arial"/>
          <w:sz w:val="20"/>
          <w:szCs w:val="20"/>
        </w:rPr>
        <w:t>. Clinicians consider active Suicide ideation (SI)—thoughts of ending one’s life that include method, plan, and/or intent</w:t>
      </w:r>
      <w:r w:rsidR="008E150A" w:rsidRPr="008E150A">
        <w:rPr>
          <w:rFonts w:ascii="Arial" w:eastAsiaTheme="minorHAnsi" w:hAnsi="Arial" w:cs="Arial"/>
          <w:sz w:val="20"/>
          <w:szCs w:val="20"/>
          <w:vertAlign w:val="superscript"/>
        </w:rPr>
        <w:t>2</w:t>
      </w:r>
      <w:r w:rsidRPr="001D6F2B">
        <w:rPr>
          <w:rFonts w:ascii="Arial" w:eastAsiaTheme="minorHAnsi" w:hAnsi="Arial" w:cs="Arial"/>
          <w:sz w:val="20"/>
          <w:szCs w:val="20"/>
        </w:rPr>
        <w:t xml:space="preserve"> —a particularly important marker of suicide risk</w:t>
      </w:r>
      <w:r w:rsidR="008E150A" w:rsidRPr="008E150A">
        <w:rPr>
          <w:rFonts w:ascii="Arial" w:eastAsiaTheme="minorHAnsi" w:hAnsi="Arial" w:cs="Arial"/>
          <w:sz w:val="20"/>
          <w:szCs w:val="20"/>
          <w:vertAlign w:val="superscript"/>
        </w:rPr>
        <w:t>3</w:t>
      </w:r>
      <w:r w:rsidRPr="001D6F2B">
        <w:rPr>
          <w:rFonts w:ascii="Arial" w:eastAsiaTheme="minorHAnsi" w:hAnsi="Arial" w:cs="Arial"/>
          <w:sz w:val="20"/>
          <w:szCs w:val="20"/>
        </w:rPr>
        <w:t>.  Identifying people with active suicide ideation is therefore essential for risk mitigation but also difficult. Clinicians currently lack objective, behavior-based markers that can track near-term risk in real time, highlighting the need for tools that move beyond retrospective self-report. Current gold-standard assessment methods (e.g., the C-SSRS) depend on self-report and so are not robust to the myriad motivations people may have to not disclose their suicide-related thoughts and behaviors (e.g., concern about loss of autonomy)</w:t>
      </w:r>
      <w:r w:rsidR="00302342" w:rsidRPr="00302342">
        <w:rPr>
          <w:rFonts w:ascii="Arial" w:eastAsiaTheme="minorHAnsi" w:hAnsi="Arial" w:cs="Arial"/>
          <w:sz w:val="20"/>
          <w:szCs w:val="20"/>
          <w:vertAlign w:val="superscript"/>
        </w:rPr>
        <w:t>3,4</w:t>
      </w:r>
      <w:r w:rsidRPr="001D6F2B">
        <w:rPr>
          <w:rFonts w:ascii="Arial" w:eastAsiaTheme="minorHAnsi" w:hAnsi="Arial" w:cs="Arial"/>
          <w:sz w:val="20"/>
          <w:szCs w:val="20"/>
        </w:rPr>
        <w:t>. These methods also cannot scale to meet demand, especially given that the rapid fluctuation of suicide ideation across short timescales (e.g., hours/days)</w:t>
      </w:r>
      <w:r w:rsidR="00AB7021">
        <w:rPr>
          <w:rFonts w:ascii="Arial" w:eastAsiaTheme="minorHAnsi" w:hAnsi="Arial" w:cs="Arial"/>
          <w:sz w:val="20"/>
          <w:szCs w:val="20"/>
          <w:vertAlign w:val="superscript"/>
        </w:rPr>
        <w:t>3</w:t>
      </w:r>
      <w:r w:rsidRPr="00B94002">
        <w:rPr>
          <w:rFonts w:ascii="Arial" w:eastAsiaTheme="minorHAnsi" w:hAnsi="Arial" w:cs="Arial"/>
          <w:sz w:val="20"/>
          <w:szCs w:val="20"/>
          <w:vertAlign w:val="superscript"/>
        </w:rPr>
        <w:t>–</w:t>
      </w:r>
      <w:r w:rsidR="00F9167A">
        <w:rPr>
          <w:rFonts w:ascii="Arial" w:eastAsiaTheme="minorHAnsi" w:hAnsi="Arial" w:cs="Arial"/>
          <w:sz w:val="20"/>
          <w:szCs w:val="20"/>
          <w:vertAlign w:val="superscript"/>
        </w:rPr>
        <w:t>7</w:t>
      </w:r>
      <w:r w:rsidR="00B94002">
        <w:rPr>
          <w:rFonts w:ascii="Arial" w:eastAsiaTheme="minorHAnsi" w:hAnsi="Arial" w:cs="Arial"/>
          <w:sz w:val="20"/>
          <w:szCs w:val="20"/>
          <w:vertAlign w:val="superscript"/>
        </w:rPr>
        <w:t xml:space="preserve"> </w:t>
      </w:r>
      <w:r w:rsidRPr="001D6F2B">
        <w:rPr>
          <w:rFonts w:ascii="Arial" w:eastAsiaTheme="minorHAnsi" w:hAnsi="Arial" w:cs="Arial"/>
          <w:sz w:val="20"/>
          <w:szCs w:val="20"/>
        </w:rPr>
        <w:t xml:space="preserve">often necessitates repeated assessment to ensure detection of suicidal individuals. Assessment methods that are more scalable, robust to purposeful non-disclosure, and compatible </w:t>
      </w:r>
      <w:r w:rsidRPr="001D6F2B">
        <w:rPr>
          <w:rFonts w:ascii="Arial" w:eastAsiaTheme="minorHAnsi" w:hAnsi="Arial" w:cs="Arial"/>
          <w:sz w:val="20"/>
          <w:szCs w:val="20"/>
        </w:rPr>
        <w:lastRenderedPageBreak/>
        <w:t>with the rapidly fluctuating nature of ideation could save lives by enabling delivery of timely interventions to more at-risk individuals</w:t>
      </w:r>
      <w:r w:rsidR="004551F7" w:rsidRPr="004551F7">
        <w:rPr>
          <w:rFonts w:ascii="Arial" w:eastAsiaTheme="minorHAnsi" w:hAnsi="Arial" w:cs="Arial"/>
          <w:sz w:val="20"/>
          <w:szCs w:val="20"/>
          <w:vertAlign w:val="superscript"/>
        </w:rPr>
        <w:t>5</w:t>
      </w:r>
      <w:r w:rsidRPr="001D6F2B">
        <w:rPr>
          <w:rFonts w:ascii="Arial" w:eastAsiaTheme="minorHAnsi" w:hAnsi="Arial" w:cs="Arial"/>
          <w:sz w:val="20"/>
          <w:szCs w:val="20"/>
        </w:rPr>
        <w:t xml:space="preserve">. </w:t>
      </w:r>
    </w:p>
    <w:p w14:paraId="2C6160C6" w14:textId="7CFF597E" w:rsidR="001D6F2B" w:rsidRPr="001D6F2B" w:rsidRDefault="001D6F2B" w:rsidP="001D6F2B">
      <w:pPr>
        <w:pStyle w:val="NormalWeb"/>
        <w:widowControl w:val="0"/>
        <w:spacing w:after="240"/>
        <w:jc w:val="both"/>
        <w:rPr>
          <w:rFonts w:ascii="Arial" w:eastAsiaTheme="minorHAnsi" w:hAnsi="Arial" w:cs="Arial"/>
          <w:sz w:val="20"/>
          <w:szCs w:val="20"/>
        </w:rPr>
      </w:pPr>
      <w:r w:rsidRPr="001D6F2B">
        <w:rPr>
          <w:rFonts w:ascii="Arial" w:eastAsiaTheme="minorHAnsi" w:hAnsi="Arial" w:cs="Arial"/>
          <w:sz w:val="20"/>
          <w:szCs w:val="20"/>
        </w:rPr>
        <w:t xml:space="preserve">The Brief Death Implicit Association Test (BDIAT; </w:t>
      </w:r>
      <w:r w:rsidRPr="00797F11">
        <w:rPr>
          <w:rFonts w:ascii="Arial" w:eastAsiaTheme="minorHAnsi" w:hAnsi="Arial" w:cs="Arial"/>
          <w:b/>
          <w:bCs/>
          <w:sz w:val="20"/>
          <w:szCs w:val="20"/>
        </w:rPr>
        <w:t>Fig. 1</w:t>
      </w:r>
      <w:r w:rsidRPr="001D6F2B">
        <w:rPr>
          <w:rFonts w:ascii="Arial" w:eastAsiaTheme="minorHAnsi" w:hAnsi="Arial" w:cs="Arial"/>
          <w:sz w:val="20"/>
          <w:szCs w:val="20"/>
        </w:rPr>
        <w:t>) has emerged as a potential platform for objective, computerized, and behavior-based suicide assessment</w:t>
      </w:r>
      <w:r w:rsidR="009A3520">
        <w:rPr>
          <w:rFonts w:ascii="Arial" w:eastAsiaTheme="minorHAnsi" w:hAnsi="Arial" w:cs="Arial"/>
          <w:sz w:val="20"/>
          <w:szCs w:val="20"/>
          <w:vertAlign w:val="superscript"/>
        </w:rPr>
        <w:t>8</w:t>
      </w:r>
      <w:r w:rsidRPr="001D6F2B">
        <w:rPr>
          <w:rFonts w:ascii="Arial" w:eastAsiaTheme="minorHAnsi" w:hAnsi="Arial" w:cs="Arial"/>
          <w:sz w:val="20"/>
          <w:szCs w:val="20"/>
        </w:rPr>
        <w:t>. Traditionally, reaction times</w:t>
      </w:r>
      <w:r w:rsidR="006B3F4D">
        <w:rPr>
          <w:rFonts w:ascii="Arial" w:eastAsiaTheme="minorHAnsi" w:hAnsi="Arial" w:cs="Arial"/>
          <w:sz w:val="20"/>
          <w:szCs w:val="20"/>
        </w:rPr>
        <w:t xml:space="preserve"> (</w:t>
      </w:r>
      <w:r w:rsidR="006B3F4D" w:rsidRPr="001D6F2B">
        <w:rPr>
          <w:rFonts w:ascii="Arial" w:eastAsiaTheme="minorHAnsi" w:hAnsi="Arial" w:cs="Arial"/>
          <w:sz w:val="20"/>
          <w:szCs w:val="20"/>
        </w:rPr>
        <w:t>RTs</w:t>
      </w:r>
      <w:r w:rsidR="006B3F4D">
        <w:rPr>
          <w:rFonts w:ascii="Arial" w:eastAsiaTheme="minorHAnsi" w:hAnsi="Arial" w:cs="Arial"/>
          <w:sz w:val="20"/>
          <w:szCs w:val="20"/>
        </w:rPr>
        <w:t>)</w:t>
      </w:r>
      <w:r w:rsidRPr="001D6F2B">
        <w:rPr>
          <w:rFonts w:ascii="Arial" w:eastAsiaTheme="minorHAnsi" w:hAnsi="Arial" w:cs="Arial"/>
          <w:sz w:val="20"/>
          <w:szCs w:val="20"/>
        </w:rPr>
        <w:t xml:space="preserve"> on this task are used to produce a difference score (also known as a “D-score”) indexing the strength of implicit death-self associations</w:t>
      </w:r>
      <w:r w:rsidR="006573F4" w:rsidRPr="006573F4">
        <w:rPr>
          <w:rFonts w:ascii="Arial" w:eastAsiaTheme="minorHAnsi" w:hAnsi="Arial" w:cs="Arial"/>
          <w:sz w:val="20"/>
          <w:szCs w:val="20"/>
          <w:vertAlign w:val="superscript"/>
        </w:rPr>
        <w:t>8</w:t>
      </w:r>
      <w:r w:rsidRPr="001D6F2B">
        <w:rPr>
          <w:rFonts w:ascii="Arial" w:eastAsiaTheme="minorHAnsi" w:hAnsi="Arial" w:cs="Arial"/>
          <w:sz w:val="20"/>
          <w:szCs w:val="20"/>
        </w:rPr>
        <w:t>. This D-score shows a modest but meaningful ability to distinguish individuals with and without various histories of suicide-related thoughts and behaviors, including people who differ on levels of active suicide ideation</w:t>
      </w:r>
      <w:r w:rsidR="004B4A76">
        <w:rPr>
          <w:rFonts w:ascii="Arial" w:eastAsiaTheme="minorHAnsi" w:hAnsi="Arial" w:cs="Arial"/>
          <w:sz w:val="20"/>
          <w:szCs w:val="20"/>
          <w:vertAlign w:val="superscript"/>
        </w:rPr>
        <w:t>9</w:t>
      </w:r>
      <w:r w:rsidRPr="009406E9">
        <w:rPr>
          <w:rFonts w:ascii="Arial" w:eastAsiaTheme="minorHAnsi" w:hAnsi="Arial" w:cs="Arial"/>
          <w:sz w:val="20"/>
          <w:szCs w:val="20"/>
          <w:vertAlign w:val="superscript"/>
        </w:rPr>
        <w:t>,</w:t>
      </w:r>
      <w:r w:rsidR="00125CC1">
        <w:rPr>
          <w:rFonts w:ascii="Arial" w:eastAsiaTheme="minorHAnsi" w:hAnsi="Arial" w:cs="Arial"/>
          <w:sz w:val="20"/>
          <w:szCs w:val="20"/>
          <w:vertAlign w:val="superscript"/>
        </w:rPr>
        <w:t>10</w:t>
      </w:r>
      <w:r w:rsidRPr="001D6F2B">
        <w:rPr>
          <w:rFonts w:ascii="Arial" w:eastAsiaTheme="minorHAnsi" w:hAnsi="Arial" w:cs="Arial"/>
          <w:sz w:val="20"/>
          <w:szCs w:val="20"/>
        </w:rPr>
        <w:t>. Nevertheless, the D-score’s utility for identifying near-term suicide risk or informing clinical decision-making remains limited and varies substantially across settings</w:t>
      </w:r>
      <w:r w:rsidR="004B4A76">
        <w:rPr>
          <w:rFonts w:ascii="Arial" w:eastAsiaTheme="minorHAnsi" w:hAnsi="Arial" w:cs="Arial"/>
          <w:sz w:val="20"/>
          <w:szCs w:val="20"/>
          <w:vertAlign w:val="superscript"/>
        </w:rPr>
        <w:t>9</w:t>
      </w:r>
      <w:r w:rsidRPr="009406E9">
        <w:rPr>
          <w:rFonts w:ascii="Arial" w:eastAsiaTheme="minorHAnsi" w:hAnsi="Arial" w:cs="Arial"/>
          <w:sz w:val="20"/>
          <w:szCs w:val="20"/>
          <w:vertAlign w:val="superscript"/>
        </w:rPr>
        <w:t>,</w:t>
      </w:r>
      <w:r w:rsidR="00125CC1">
        <w:rPr>
          <w:rFonts w:ascii="Arial" w:eastAsiaTheme="minorHAnsi" w:hAnsi="Arial" w:cs="Arial"/>
          <w:sz w:val="20"/>
          <w:szCs w:val="20"/>
          <w:vertAlign w:val="superscript"/>
        </w:rPr>
        <w:t>10</w:t>
      </w:r>
      <w:r w:rsidRPr="001D6F2B">
        <w:rPr>
          <w:rFonts w:ascii="Arial" w:eastAsiaTheme="minorHAnsi" w:hAnsi="Arial" w:cs="Arial"/>
          <w:sz w:val="20"/>
          <w:szCs w:val="20"/>
        </w:rPr>
        <w:t xml:space="preserve">. The limited informativeness of D-score may be explained, in part, by the fact that they leverage average </w:t>
      </w:r>
      <w:r w:rsidR="006B3F4D">
        <w:rPr>
          <w:rFonts w:ascii="Arial" w:eastAsiaTheme="minorHAnsi" w:hAnsi="Arial" w:cs="Arial"/>
          <w:sz w:val="20"/>
          <w:szCs w:val="20"/>
        </w:rPr>
        <w:t>RTs</w:t>
      </w:r>
      <w:r w:rsidRPr="001D6F2B">
        <w:rPr>
          <w:rFonts w:ascii="Arial" w:eastAsiaTheme="minorHAnsi" w:hAnsi="Arial" w:cs="Arial"/>
          <w:sz w:val="20"/>
          <w:szCs w:val="20"/>
        </w:rPr>
        <w:t xml:space="preserve"> across each BDIAT block type. This approach renders trial-by-trial variability in </w:t>
      </w:r>
      <w:r w:rsidR="006B3F4D">
        <w:rPr>
          <w:rFonts w:ascii="Arial" w:eastAsiaTheme="minorHAnsi" w:hAnsi="Arial" w:cs="Arial"/>
          <w:sz w:val="20"/>
          <w:szCs w:val="20"/>
        </w:rPr>
        <w:t>RT</w:t>
      </w:r>
      <w:r w:rsidR="009811BF">
        <w:rPr>
          <w:rFonts w:ascii="Arial" w:eastAsiaTheme="minorHAnsi" w:hAnsi="Arial" w:cs="Arial"/>
          <w:sz w:val="20"/>
          <w:szCs w:val="20"/>
        </w:rPr>
        <w:t xml:space="preserve">s </w:t>
      </w:r>
      <w:r w:rsidRPr="001D6F2B">
        <w:rPr>
          <w:rFonts w:ascii="Arial" w:eastAsiaTheme="minorHAnsi" w:hAnsi="Arial" w:cs="Arial"/>
          <w:sz w:val="20"/>
          <w:szCs w:val="20"/>
        </w:rPr>
        <w:t>inaccessible</w:t>
      </w:r>
      <w:r w:rsidR="003759F2">
        <w:rPr>
          <w:rFonts w:ascii="Arial" w:eastAsiaTheme="minorHAnsi" w:hAnsi="Arial" w:cs="Arial"/>
          <w:sz w:val="20"/>
          <w:szCs w:val="20"/>
          <w:vertAlign w:val="superscript"/>
        </w:rPr>
        <w:t>11</w:t>
      </w:r>
      <w:r w:rsidRPr="00E06D76">
        <w:rPr>
          <w:rFonts w:ascii="Arial" w:eastAsiaTheme="minorHAnsi" w:hAnsi="Arial" w:cs="Arial"/>
          <w:sz w:val="20"/>
          <w:szCs w:val="20"/>
          <w:vertAlign w:val="superscript"/>
        </w:rPr>
        <w:t>,</w:t>
      </w:r>
      <w:r w:rsidR="00C76BBC">
        <w:rPr>
          <w:rFonts w:ascii="Arial" w:eastAsiaTheme="minorHAnsi" w:hAnsi="Arial" w:cs="Arial"/>
          <w:sz w:val="20"/>
          <w:szCs w:val="20"/>
          <w:vertAlign w:val="superscript"/>
        </w:rPr>
        <w:t>12</w:t>
      </w:r>
      <w:r w:rsidRPr="001D6F2B">
        <w:rPr>
          <w:rFonts w:ascii="Arial" w:eastAsiaTheme="minorHAnsi" w:hAnsi="Arial" w:cs="Arial"/>
          <w:sz w:val="20"/>
          <w:szCs w:val="20"/>
        </w:rPr>
        <w:t>, even though we know such variability and its temporal dynamics carry meaningful information about underlying cognitive processes in psychophysical tasks</w:t>
      </w:r>
      <w:r w:rsidR="007C0841">
        <w:rPr>
          <w:rFonts w:ascii="Arial" w:eastAsiaTheme="minorHAnsi" w:hAnsi="Arial" w:cs="Arial"/>
          <w:sz w:val="20"/>
          <w:szCs w:val="20"/>
          <w:vertAlign w:val="superscript"/>
        </w:rPr>
        <w:t>13</w:t>
      </w:r>
      <w:r w:rsidRPr="00E06D76">
        <w:rPr>
          <w:rFonts w:ascii="Arial" w:eastAsiaTheme="minorHAnsi" w:hAnsi="Arial" w:cs="Arial"/>
          <w:sz w:val="20"/>
          <w:szCs w:val="20"/>
          <w:vertAlign w:val="superscript"/>
        </w:rPr>
        <w:t>–</w:t>
      </w:r>
      <w:r w:rsidR="002D3711">
        <w:rPr>
          <w:rFonts w:ascii="Arial" w:eastAsiaTheme="minorHAnsi" w:hAnsi="Arial" w:cs="Arial"/>
          <w:sz w:val="20"/>
          <w:szCs w:val="20"/>
          <w:vertAlign w:val="superscript"/>
        </w:rPr>
        <w:t>14</w:t>
      </w:r>
      <w:r w:rsidRPr="001D6F2B">
        <w:rPr>
          <w:rFonts w:ascii="Arial" w:eastAsiaTheme="minorHAnsi" w:hAnsi="Arial" w:cs="Arial"/>
          <w:sz w:val="20"/>
          <w:szCs w:val="20"/>
        </w:rPr>
        <w:t>. According to conflict monitoring theory, when a stimulus elicits incompatible responses—such as pairing “self” with “death” in an individual who is not suicidal and harbors no implicit association of these concepts—the brain detects this conflict and recruits cognitive control, producing a transient slowing of RT before performance returns to baseline</w:t>
      </w:r>
      <w:r w:rsidRPr="00E76D4A">
        <w:rPr>
          <w:rFonts w:ascii="Arial" w:eastAsiaTheme="minorHAnsi" w:hAnsi="Arial" w:cs="Arial"/>
          <w:sz w:val="20"/>
          <w:szCs w:val="20"/>
          <w:vertAlign w:val="superscript"/>
        </w:rPr>
        <w:t>1</w:t>
      </w:r>
      <w:r w:rsidR="002D3711">
        <w:rPr>
          <w:rFonts w:ascii="Arial" w:eastAsiaTheme="minorHAnsi" w:hAnsi="Arial" w:cs="Arial"/>
          <w:sz w:val="20"/>
          <w:szCs w:val="20"/>
          <w:vertAlign w:val="superscript"/>
        </w:rPr>
        <w:t>5</w:t>
      </w:r>
      <w:r w:rsidRPr="001D6F2B">
        <w:rPr>
          <w:rFonts w:ascii="Arial" w:eastAsiaTheme="minorHAnsi" w:hAnsi="Arial" w:cs="Arial"/>
          <w:sz w:val="20"/>
          <w:szCs w:val="20"/>
        </w:rPr>
        <w:t>. This adaptive slowing, often referred to as conflict adaptation, has been demonstrated across a wide range of cognitive control tasks</w:t>
      </w:r>
      <w:r w:rsidRPr="00E76D4A">
        <w:rPr>
          <w:rFonts w:ascii="Arial" w:eastAsiaTheme="minorHAnsi" w:hAnsi="Arial" w:cs="Arial"/>
          <w:sz w:val="20"/>
          <w:szCs w:val="20"/>
          <w:vertAlign w:val="superscript"/>
        </w:rPr>
        <w:t>1</w:t>
      </w:r>
      <w:r w:rsidR="008D569F">
        <w:rPr>
          <w:rFonts w:ascii="Arial" w:eastAsiaTheme="minorHAnsi" w:hAnsi="Arial" w:cs="Arial"/>
          <w:sz w:val="20"/>
          <w:szCs w:val="20"/>
          <w:vertAlign w:val="superscript"/>
        </w:rPr>
        <w:t>6</w:t>
      </w:r>
      <w:r w:rsidRPr="001D6F2B">
        <w:rPr>
          <w:rFonts w:ascii="Arial" w:eastAsiaTheme="minorHAnsi" w:hAnsi="Arial" w:cs="Arial"/>
          <w:sz w:val="20"/>
          <w:szCs w:val="20"/>
        </w:rPr>
        <w:t xml:space="preserve">. If suicidal ideation reflects weakened self–life associations or disrupted cognitive control, then it should manifest most strongly in aberrant patterns of performance during moment-to-moment transitions, rather than in aggregated RT measures derived from the BDIAT. </w:t>
      </w:r>
    </w:p>
    <w:p w14:paraId="2ECA5CC7" w14:textId="7EA03CDE" w:rsidR="001D6F2B" w:rsidRPr="001D6F2B" w:rsidRDefault="001D6F2B" w:rsidP="001D6F2B">
      <w:pPr>
        <w:pStyle w:val="NormalWeb"/>
        <w:widowControl w:val="0"/>
        <w:spacing w:after="240"/>
        <w:jc w:val="both"/>
        <w:rPr>
          <w:rFonts w:ascii="Arial" w:eastAsiaTheme="minorHAnsi" w:hAnsi="Arial" w:cs="Arial"/>
          <w:sz w:val="20"/>
          <w:szCs w:val="20"/>
        </w:rPr>
      </w:pPr>
      <w:r w:rsidRPr="001D6F2B">
        <w:rPr>
          <w:rFonts w:ascii="Arial" w:eastAsiaTheme="minorHAnsi" w:hAnsi="Arial" w:cs="Arial"/>
          <w:sz w:val="20"/>
          <w:szCs w:val="20"/>
        </w:rPr>
        <w:t>Advanced analytic tools for examining such patterns are not well-suited to the data typically available from studies of the BDIAT involving clinical populations. Sequence-to-sequence models for behavioral time series</w:t>
      </w:r>
      <w:r w:rsidR="00C649A7">
        <w:rPr>
          <w:rFonts w:ascii="Arial" w:eastAsiaTheme="minorHAnsi" w:hAnsi="Arial" w:cs="Arial"/>
          <w:sz w:val="20"/>
          <w:szCs w:val="20"/>
          <w:vertAlign w:val="superscript"/>
        </w:rPr>
        <w:t>17</w:t>
      </w:r>
      <w:r w:rsidRPr="001D6F2B">
        <w:rPr>
          <w:rFonts w:ascii="Arial" w:eastAsiaTheme="minorHAnsi" w:hAnsi="Arial" w:cs="Arial"/>
          <w:sz w:val="20"/>
          <w:szCs w:val="20"/>
        </w:rPr>
        <w:t xml:space="preserve"> and transformer-based architectures for multivariate data</w:t>
      </w:r>
      <w:r w:rsidR="00C649A7">
        <w:rPr>
          <w:rFonts w:ascii="Arial" w:eastAsiaTheme="minorHAnsi" w:hAnsi="Arial" w:cs="Arial"/>
          <w:sz w:val="20"/>
          <w:szCs w:val="20"/>
          <w:vertAlign w:val="superscript"/>
        </w:rPr>
        <w:t>18</w:t>
      </w:r>
      <w:r w:rsidRPr="001D6F2B">
        <w:rPr>
          <w:rFonts w:ascii="Arial" w:eastAsiaTheme="minorHAnsi" w:hAnsi="Arial" w:cs="Arial"/>
          <w:sz w:val="20"/>
          <w:szCs w:val="20"/>
        </w:rPr>
        <w:t>, for example, require training datasets much larger than those typically available. These models are also not readily interpretable, decreasing their utility for clinical decision making</w:t>
      </w:r>
      <w:r w:rsidR="006269ED">
        <w:rPr>
          <w:rFonts w:ascii="Arial" w:eastAsiaTheme="minorHAnsi" w:hAnsi="Arial" w:cs="Arial"/>
          <w:sz w:val="20"/>
          <w:szCs w:val="20"/>
          <w:vertAlign w:val="superscript"/>
        </w:rPr>
        <w:t>19</w:t>
      </w:r>
      <w:r w:rsidRPr="001D6F2B">
        <w:rPr>
          <w:rFonts w:ascii="Arial" w:eastAsiaTheme="minorHAnsi" w:hAnsi="Arial" w:cs="Arial"/>
          <w:sz w:val="20"/>
          <w:szCs w:val="20"/>
        </w:rPr>
        <w:t>. Notably, concerns about liability and personal/professional consequences of inaccurate suicide assessment render the implications of this black-box quality for trust in model outputs extremely salient to clinicians. Alternative’s solutions are therefore needed to render the information contained in temporal dynamics of IAT performance clinically useful.</w:t>
      </w:r>
    </w:p>
    <w:p w14:paraId="31FE4055" w14:textId="33129E92" w:rsidR="006D6FCE" w:rsidRPr="009274A0" w:rsidRDefault="001D6F2B" w:rsidP="001D6F2B">
      <w:pPr>
        <w:pStyle w:val="NormalWeb"/>
        <w:widowControl w:val="0"/>
        <w:spacing w:after="240"/>
        <w:jc w:val="both"/>
        <w:rPr>
          <w:rFonts w:ascii="Arial" w:hAnsi="Arial" w:cs="Arial"/>
          <w:sz w:val="20"/>
          <w:szCs w:val="20"/>
        </w:rPr>
      </w:pPr>
      <w:r w:rsidRPr="001D6F2B">
        <w:rPr>
          <w:rFonts w:ascii="Arial" w:eastAsiaTheme="minorHAnsi" w:hAnsi="Arial" w:cs="Arial"/>
          <w:sz w:val="20"/>
          <w:szCs w:val="20"/>
        </w:rPr>
        <w:t xml:space="preserve">With this in mind, in order to examine whether suicidality is indeed reflected in the temporal dynamics of BDIAT behavior, and whether modeling these dynamics might provide more information about suicidality than traditional D-scores, the present study paired estimates of near-term active suicide ideation derived from repeated assessments delivered as individuals go about their daily lives with trial and block-level analyses of </w:t>
      </w:r>
      <w:r w:rsidR="006B3F4D">
        <w:rPr>
          <w:rFonts w:ascii="Arial" w:eastAsiaTheme="minorHAnsi" w:hAnsi="Arial" w:cs="Arial"/>
          <w:sz w:val="20"/>
          <w:szCs w:val="20"/>
        </w:rPr>
        <w:t>RTs</w:t>
      </w:r>
      <w:r w:rsidRPr="001D6F2B">
        <w:rPr>
          <w:rFonts w:ascii="Arial" w:eastAsiaTheme="minorHAnsi" w:hAnsi="Arial" w:cs="Arial"/>
          <w:sz w:val="20"/>
          <w:szCs w:val="20"/>
        </w:rPr>
        <w:t xml:space="preserve"> from a modified BDIAT. Through this examination, we aimed to not only move toward improved suicide assessments but also to advance cognitive theory by testing whether conflict adaptation and implicit self-referential processing exhibit distinct temporal signatures in individuals with elevated SI. Results indicate that near-term SI is encoded in the temporal structure of RT patterns of our modified BDIAT</w:t>
      </w:r>
      <w:r w:rsidR="005F284B">
        <w:rPr>
          <w:rFonts w:ascii="Arial" w:eastAsiaTheme="minorHAnsi" w:hAnsi="Arial" w:cs="Arial"/>
          <w:sz w:val="20"/>
          <w:szCs w:val="20"/>
          <w:vertAlign w:val="superscript"/>
        </w:rPr>
        <w:t>20</w:t>
      </w:r>
      <w:r w:rsidR="00593167" w:rsidRPr="00593167">
        <w:t xml:space="preserve"> </w:t>
      </w:r>
      <w:r w:rsidR="00593167" w:rsidRPr="00593167">
        <w:rPr>
          <w:rFonts w:ascii="Arial" w:eastAsiaTheme="minorHAnsi" w:hAnsi="Arial" w:cs="Arial"/>
          <w:sz w:val="20"/>
          <w:szCs w:val="20"/>
        </w:rPr>
        <w:t xml:space="preserve">Specifically, we developed a logistic regression model in which temporal encoding and parameter estimation are learned simultaneously. This is achieved through a bilinear architecture that integrates trial-level and block-level reaction time data. During training, an alternating optimization procedure extracts latent projections that map both fine-grained within-block dynamics and broader block-to-block transitions. We demonstrate that the inferred temporal patterns align with broader conflict adaptation mechanisms while also achieving meaningful predictive power in distinguishing individuals with active versus without active </w:t>
      </w:r>
      <w:proofErr w:type="gramStart"/>
      <w:r w:rsidR="00593167" w:rsidRPr="00593167">
        <w:rPr>
          <w:rFonts w:ascii="Arial" w:eastAsiaTheme="minorHAnsi" w:hAnsi="Arial" w:cs="Arial"/>
          <w:sz w:val="20"/>
          <w:szCs w:val="20"/>
        </w:rPr>
        <w:t>SI.</w:t>
      </w:r>
      <w:r w:rsidRPr="001D6F2B">
        <w:rPr>
          <w:rFonts w:ascii="Arial" w:eastAsiaTheme="minorHAnsi" w:hAnsi="Arial" w:cs="Arial"/>
          <w:sz w:val="20"/>
          <w:szCs w:val="20"/>
        </w:rPr>
        <w:t>.</w:t>
      </w:r>
      <w:proofErr w:type="gramEnd"/>
      <w:r w:rsidRPr="001D6F2B">
        <w:rPr>
          <w:rFonts w:ascii="Arial" w:eastAsiaTheme="minorHAnsi" w:hAnsi="Arial" w:cs="Arial"/>
          <w:sz w:val="20"/>
          <w:szCs w:val="20"/>
        </w:rPr>
        <w:t xml:space="preserve"> Despite the small and imbalanced dataset (77 participants; 55 </w:t>
      </w:r>
      <w:r w:rsidR="00E9452B">
        <w:rPr>
          <w:rFonts w:ascii="Arial" w:hAnsi="Arial" w:cs="Arial"/>
          <w:sz w:val="20"/>
          <w:szCs w:val="20"/>
        </w:rPr>
        <w:t xml:space="preserve">without </w:t>
      </w:r>
      <w:r w:rsidRPr="001D6F2B">
        <w:rPr>
          <w:rFonts w:ascii="Arial" w:eastAsiaTheme="minorHAnsi" w:hAnsi="Arial" w:cs="Arial"/>
          <w:sz w:val="20"/>
          <w:szCs w:val="20"/>
        </w:rPr>
        <w:t xml:space="preserve">active SI, 22 </w:t>
      </w:r>
      <w:r w:rsidR="00E9452B">
        <w:rPr>
          <w:rFonts w:ascii="Arial" w:eastAsiaTheme="minorHAnsi" w:hAnsi="Arial" w:cs="Arial"/>
          <w:sz w:val="20"/>
          <w:szCs w:val="20"/>
        </w:rPr>
        <w:t xml:space="preserve">with </w:t>
      </w:r>
      <w:r w:rsidRPr="001D6F2B">
        <w:rPr>
          <w:rFonts w:ascii="Arial" w:eastAsiaTheme="minorHAnsi" w:hAnsi="Arial" w:cs="Arial"/>
          <w:sz w:val="20"/>
          <w:szCs w:val="20"/>
        </w:rPr>
        <w:t>active SI), the proposed modeling pipeline exhibits robust performance and yields interpretable features relevant for near-term assessment of active suicide ideation</w:t>
      </w:r>
      <w:r w:rsidR="006D6FCE" w:rsidRPr="009274A0">
        <w:rPr>
          <w:rFonts w:ascii="Arial" w:hAnsi="Arial" w:cs="Arial"/>
          <w:sz w:val="20"/>
          <w:szCs w:val="20"/>
        </w:rPr>
        <w:t>.</w:t>
      </w:r>
    </w:p>
    <w:p w14:paraId="07903C02" w14:textId="77777777" w:rsidR="00E6133D" w:rsidRPr="009274A0" w:rsidRDefault="00E6133D" w:rsidP="00F66704">
      <w:pPr>
        <w:widowControl w:val="0"/>
        <w:pBdr>
          <w:top w:val="nil"/>
          <w:left w:val="nil"/>
          <w:bottom w:val="nil"/>
          <w:right w:val="nil"/>
          <w:between w:val="nil"/>
        </w:pBdr>
        <w:snapToGrid w:val="0"/>
        <w:spacing w:before="240" w:after="240"/>
        <w:rPr>
          <w:rFonts w:ascii="Arial" w:hAnsi="Arial" w:cs="Arial"/>
          <w:b/>
          <w:color w:val="000000"/>
          <w:sz w:val="20"/>
          <w:szCs w:val="20"/>
        </w:rPr>
      </w:pPr>
      <w:r w:rsidRPr="009274A0">
        <w:rPr>
          <w:rFonts w:ascii="Arial" w:hAnsi="Arial" w:cs="Arial"/>
          <w:b/>
          <w:color w:val="000000"/>
          <w:sz w:val="20"/>
          <w:szCs w:val="20"/>
        </w:rPr>
        <w:lastRenderedPageBreak/>
        <w:t>Results</w:t>
      </w:r>
    </w:p>
    <w:p w14:paraId="32E2736C" w14:textId="0F01304A" w:rsidR="00656155" w:rsidRPr="009274A0" w:rsidRDefault="00634F64" w:rsidP="00480444">
      <w:pPr>
        <w:spacing w:after="120"/>
        <w:jc w:val="both"/>
        <w:rPr>
          <w:rFonts w:ascii="Arial" w:hAnsi="Arial" w:cs="Arial"/>
          <w:sz w:val="20"/>
          <w:szCs w:val="20"/>
        </w:rPr>
      </w:pPr>
      <w:r w:rsidRPr="00634F64">
        <w:rPr>
          <w:rFonts w:ascii="Arial" w:hAnsi="Arial" w:cs="Arial"/>
          <w:b/>
          <w:bCs/>
          <w:color w:val="000000"/>
          <w:sz w:val="20"/>
          <w:szCs w:val="20"/>
        </w:rPr>
        <w:t xml:space="preserve">D-Score Shows No Distinction Between Participants with and without Active SI </w:t>
      </w:r>
      <w:bookmarkStart w:id="8" w:name="_Hlk222392130"/>
      <w:r w:rsidRPr="009274A0">
        <w:rPr>
          <w:rFonts w:ascii="Arial" w:hAnsi="Arial" w:cs="Arial"/>
          <w:color w:val="000000"/>
          <w:sz w:val="20"/>
          <w:szCs w:val="20"/>
        </w:rPr>
        <w:t>For each participant, we computed the D-score</w:t>
      </w:r>
      <w:sdt>
        <w:sdtPr>
          <w:rPr>
            <w:rFonts w:ascii="Arial" w:hAnsi="Arial" w:cs="Arial"/>
            <w:color w:val="000000"/>
            <w:sz w:val="20"/>
            <w:szCs w:val="20"/>
            <w:vertAlign w:val="superscript"/>
          </w:rPr>
          <w:tag w:val="MENDELEY_CITATION_v3_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"/>
          <w:id w:val="-499573986"/>
          <w:placeholder>
            <w:docPart w:val="056F9BEF0A40408FA495A563E8C3E12F"/>
          </w:placeholder>
        </w:sdtPr>
        <w:sdtEndPr/>
        <w:sdtContent>
          <w:r w:rsidR="00A625F0">
            <w:rPr>
              <w:rFonts w:ascii="Arial" w:hAnsi="Arial" w:cs="Arial"/>
              <w:color w:val="000000"/>
              <w:sz w:val="20"/>
              <w:szCs w:val="20"/>
              <w:vertAlign w:val="superscript"/>
            </w:rPr>
            <w:t>8</w:t>
          </w:r>
        </w:sdtContent>
      </w:sdt>
      <w:r w:rsidRPr="009274A0">
        <w:rPr>
          <w:rFonts w:ascii="Arial" w:hAnsi="Arial" w:cs="Arial"/>
          <w:color w:val="000000"/>
          <w:sz w:val="20"/>
          <w:szCs w:val="20"/>
        </w:rPr>
        <w:t xml:space="preserve">, a single composite index reflecting the relative </w:t>
      </w:r>
      <w:r>
        <w:rPr>
          <w:rFonts w:ascii="Arial" w:hAnsi="Arial" w:cs="Arial"/>
          <w:color w:val="000000"/>
          <w:sz w:val="20"/>
          <w:szCs w:val="20"/>
        </w:rPr>
        <w:t>strength of association between</w:t>
      </w:r>
      <w:r w:rsidRPr="009274A0">
        <w:rPr>
          <w:rFonts w:ascii="Arial" w:hAnsi="Arial" w:cs="Arial"/>
          <w:color w:val="000000"/>
          <w:sz w:val="20"/>
          <w:szCs w:val="20"/>
        </w:rPr>
        <w:t xml:space="preserve"> “self” with “life” versus “death.” The D-score was defined as the standardized difference in mean RT between “Death + Me” and “Life + Me” blocks, assuming the former reflects greater conflict</w:t>
      </w:r>
      <w:r>
        <w:rPr>
          <w:rFonts w:ascii="Arial" w:hAnsi="Arial" w:cs="Arial"/>
          <w:color w:val="000000"/>
          <w:sz w:val="20"/>
          <w:szCs w:val="20"/>
        </w:rPr>
        <w:t xml:space="preserve"> (particularly for people without suicide ideation)</w:t>
      </w:r>
      <w:bookmarkEnd w:id="8"/>
      <w:r w:rsidR="003314C8" w:rsidRPr="009274A0">
        <w:rPr>
          <w:rFonts w:ascii="Arial" w:hAnsi="Arial" w:cs="Arial"/>
          <w:color w:val="000000"/>
          <w:sz w:val="20"/>
          <w:szCs w:val="20"/>
        </w:rPr>
        <w:t xml:space="preserve">: </w:t>
      </w:r>
    </w:p>
    <w:p w14:paraId="3472BBEB" w14:textId="31891E9B" w:rsidR="00656155" w:rsidRPr="009274A0" w:rsidRDefault="00656155" w:rsidP="00E30AF7">
      <w:pPr>
        <w:tabs>
          <w:tab w:val="left" w:pos="8280"/>
        </w:tabs>
        <w:spacing w:after="120"/>
        <w:ind w:firstLine="2880"/>
        <w:jc w:val="both"/>
        <w:rPr>
          <w:rFonts w:ascii="Arial" w:eastAsiaTheme="minorEastAsia" w:hAnsi="Arial" w:cs="Arial"/>
          <w:iCs/>
          <w:sz w:val="20"/>
          <w:szCs w:val="20"/>
        </w:rPr>
      </w:pPr>
      <m:oMath>
        <m:r>
          <w:rPr>
            <w:rFonts w:ascii="Cambria Math" w:hAnsi="Cambria Math" w:cs="Arial"/>
            <w:sz w:val="20"/>
            <w:szCs w:val="20"/>
          </w:rPr>
          <m:t>D=</m:t>
        </m:r>
        <m:f>
          <m:fPr>
            <m:type m:val="lin"/>
            <m:ctrlPr>
              <w:rPr>
                <w:rFonts w:ascii="Cambria Math" w:hAnsi="Cambria Math" w:cs="Arial"/>
                <w:i/>
                <w:iCs/>
                <w:sz w:val="20"/>
                <w:szCs w:val="20"/>
              </w:rPr>
            </m:ctrlPr>
          </m:fPr>
          <m:num>
            <m:sSub>
              <m:sSubPr>
                <m:ctrlPr>
                  <w:rPr>
                    <w:rFonts w:ascii="Cambria Math" w:hAnsi="Cambria Math" w:cs="Arial"/>
                    <w:i/>
                    <w:iCs/>
                    <w:sz w:val="20"/>
                    <w:szCs w:val="20"/>
                  </w:rPr>
                </m:ctrlPr>
              </m:sSubPr>
              <m:e>
                <m:r>
                  <w:rPr>
                    <w:rFonts w:ascii="Cambria Math" w:hAnsi="Cambria Math" w:cs="Arial"/>
                    <w:sz w:val="20"/>
                    <w:szCs w:val="20"/>
                  </w:rPr>
                  <m:t>μ</m:t>
                </m:r>
              </m:e>
              <m:sub>
                <m:r>
                  <w:rPr>
                    <w:rFonts w:ascii="Cambria Math" w:hAnsi="Cambria Math" w:cs="Arial"/>
                    <w:sz w:val="20"/>
                    <w:szCs w:val="20"/>
                  </w:rPr>
                  <m:t>d</m:t>
                </m:r>
              </m:sub>
            </m:sSub>
            <m:r>
              <w:rPr>
                <w:rFonts w:ascii="Cambria Math" w:hAnsi="Cambria Math" w:cs="Arial"/>
                <w:sz w:val="20"/>
                <w:szCs w:val="20"/>
              </w:rPr>
              <m:t>-</m:t>
            </m:r>
            <m:sSub>
              <m:sSubPr>
                <m:ctrlPr>
                  <w:rPr>
                    <w:rFonts w:ascii="Cambria Math" w:hAnsi="Cambria Math" w:cs="Arial"/>
                    <w:i/>
                    <w:iCs/>
                    <w:sz w:val="20"/>
                    <w:szCs w:val="20"/>
                  </w:rPr>
                </m:ctrlPr>
              </m:sSubPr>
              <m:e>
                <m:r>
                  <w:rPr>
                    <w:rFonts w:ascii="Cambria Math" w:hAnsi="Cambria Math" w:cs="Arial"/>
                    <w:sz w:val="20"/>
                    <w:szCs w:val="20"/>
                  </w:rPr>
                  <m:t>μ</m:t>
                </m:r>
              </m:e>
              <m:sub>
                <m:r>
                  <w:rPr>
                    <w:rFonts w:ascii="Cambria Math" w:hAnsi="Cambria Math" w:cs="Arial"/>
                    <w:sz w:val="20"/>
                    <w:szCs w:val="20"/>
                  </w:rPr>
                  <m:t>l</m:t>
                </m:r>
              </m:sub>
            </m:sSub>
          </m:num>
          <m:den>
            <m:sSub>
              <m:sSubPr>
                <m:ctrlPr>
                  <w:rPr>
                    <w:rFonts w:ascii="Cambria Math" w:hAnsi="Cambria Math" w:cs="Arial"/>
                    <w:i/>
                    <w:iCs/>
                    <w:sz w:val="20"/>
                    <w:szCs w:val="20"/>
                  </w:rPr>
                </m:ctrlPr>
              </m:sSubPr>
              <m:e>
                <m:r>
                  <w:rPr>
                    <w:rFonts w:ascii="Cambria Math" w:hAnsi="Cambria Math" w:cs="Arial"/>
                    <w:sz w:val="20"/>
                    <w:szCs w:val="20"/>
                  </w:rPr>
                  <m:t>σ</m:t>
                </m:r>
              </m:e>
              <m:sub>
                <m:r>
                  <m:rPr>
                    <m:nor/>
                  </m:rPr>
                  <w:rPr>
                    <w:rFonts w:ascii="Arial" w:hAnsi="Arial" w:cs="Arial"/>
                    <w:i/>
                    <w:iCs/>
                    <w:sz w:val="20"/>
                    <w:szCs w:val="20"/>
                  </w:rPr>
                  <m:t>all</m:t>
                </m:r>
              </m:sub>
            </m:sSub>
          </m:den>
        </m:f>
      </m:oMath>
      <w:r w:rsidR="00E30AF7" w:rsidRPr="009274A0">
        <w:rPr>
          <w:rFonts w:ascii="Arial" w:eastAsiaTheme="minorEastAsia" w:hAnsi="Arial" w:cs="Arial"/>
          <w:iCs/>
          <w:sz w:val="20"/>
          <w:szCs w:val="20"/>
        </w:rPr>
        <w:tab/>
        <w:t>(1)</w:t>
      </w:r>
    </w:p>
    <w:p w14:paraId="39BE12A0" w14:textId="21D962C9" w:rsidR="003314C8" w:rsidRPr="001C3F19" w:rsidRDefault="00656155" w:rsidP="00480444">
      <w:pPr>
        <w:spacing w:after="120"/>
        <w:jc w:val="both"/>
        <w:rPr>
          <w:rFonts w:ascii="Arial" w:eastAsiaTheme="minorEastAsia" w:hAnsi="Arial" w:cs="Arial"/>
          <w:sz w:val="20"/>
          <w:szCs w:val="20"/>
        </w:rPr>
      </w:pPr>
      <w:r w:rsidRPr="001C3F19">
        <w:rPr>
          <w:rFonts w:ascii="Arial" w:eastAsiaTheme="minorEastAsia" w:hAnsi="Arial" w:cs="Arial"/>
          <w:iCs/>
          <w:sz w:val="20"/>
          <w:szCs w:val="20"/>
        </w:rPr>
        <w:t>where,</w:t>
      </w:r>
      <w:r w:rsidRPr="001C3F19">
        <w:rPr>
          <w:rFonts w:ascii="Arial" w:hAnsi="Arial" w:cs="Arial"/>
          <w:i/>
          <w:iCs/>
          <w:sz w:val="20"/>
          <w:szCs w:val="20"/>
        </w:rPr>
        <w:t xml:space="preserve"> </w:t>
      </w:r>
      <m:oMath>
        <m:sSub>
          <m:sSubPr>
            <m:ctrlPr>
              <w:rPr>
                <w:rFonts w:ascii="Cambria Math" w:hAnsi="Cambria Math" w:cs="Arial"/>
                <w:i/>
                <w:iCs/>
                <w:sz w:val="20"/>
                <w:szCs w:val="20"/>
              </w:rPr>
            </m:ctrlPr>
          </m:sSubPr>
          <m:e>
            <m:r>
              <m:rPr>
                <m:sty m:val="p"/>
              </m:rPr>
              <w:rPr>
                <w:rFonts w:ascii="Cambria Math" w:hAnsi="Cambria Math" w:cs="Arial"/>
                <w:sz w:val="20"/>
                <w:szCs w:val="20"/>
              </w:rPr>
              <m:t>μ</m:t>
            </m:r>
          </m:e>
          <m:sub>
            <m:r>
              <w:rPr>
                <w:rFonts w:ascii="Cambria Math" w:hAnsi="Cambria Math" w:cs="Arial"/>
                <w:sz w:val="20"/>
                <w:szCs w:val="20"/>
              </w:rPr>
              <m:t>d</m:t>
            </m:r>
          </m:sub>
        </m:sSub>
      </m:oMath>
      <w:r w:rsidR="00F66704" w:rsidRPr="001C3F19">
        <w:rPr>
          <w:rFonts w:ascii="Arial" w:eastAsiaTheme="minorEastAsia" w:hAnsi="Arial" w:cs="Arial"/>
          <w:i/>
          <w:iCs/>
          <w:sz w:val="20"/>
          <w:szCs w:val="20"/>
        </w:rPr>
        <w:t xml:space="preserve"> </w:t>
      </w:r>
      <w:r w:rsidR="00F66704" w:rsidRPr="001C3F19">
        <w:rPr>
          <w:rFonts w:ascii="Arial" w:eastAsiaTheme="minorEastAsia" w:hAnsi="Arial" w:cs="Arial"/>
          <w:sz w:val="20"/>
          <w:szCs w:val="20"/>
        </w:rPr>
        <w:t>is the mean RT for trials in “</w:t>
      </w:r>
      <w:r w:rsidR="00B14308" w:rsidRPr="001C3F19">
        <w:rPr>
          <w:rFonts w:ascii="Arial" w:eastAsiaTheme="minorEastAsia" w:hAnsi="Arial" w:cs="Arial"/>
          <w:sz w:val="20"/>
          <w:szCs w:val="20"/>
        </w:rPr>
        <w:t>Death</w:t>
      </w:r>
      <w:r w:rsidR="00C0107F">
        <w:rPr>
          <w:rFonts w:ascii="Arial" w:eastAsiaTheme="minorEastAsia" w:hAnsi="Arial" w:cs="Arial"/>
          <w:sz w:val="20"/>
          <w:szCs w:val="20"/>
        </w:rPr>
        <w:t xml:space="preserve"> </w:t>
      </w:r>
      <w:r w:rsidR="00B14308" w:rsidRPr="001C3F19">
        <w:rPr>
          <w:rFonts w:ascii="Arial" w:eastAsiaTheme="minorEastAsia" w:hAnsi="Arial" w:cs="Arial"/>
          <w:sz w:val="20"/>
          <w:szCs w:val="20"/>
        </w:rPr>
        <w:t>+</w:t>
      </w:r>
      <w:r w:rsidR="00C0107F">
        <w:rPr>
          <w:rFonts w:ascii="Arial" w:eastAsiaTheme="minorEastAsia" w:hAnsi="Arial" w:cs="Arial"/>
          <w:sz w:val="20"/>
          <w:szCs w:val="20"/>
        </w:rPr>
        <w:t xml:space="preserve"> </w:t>
      </w:r>
      <w:r w:rsidR="00B14308" w:rsidRPr="001C3F19">
        <w:rPr>
          <w:rFonts w:ascii="Arial" w:eastAsiaTheme="minorEastAsia" w:hAnsi="Arial" w:cs="Arial"/>
          <w:sz w:val="20"/>
          <w:szCs w:val="20"/>
        </w:rPr>
        <w:t>Me</w:t>
      </w:r>
      <w:r w:rsidR="00F66704" w:rsidRPr="001C3F19">
        <w:rPr>
          <w:rFonts w:ascii="Arial" w:eastAsiaTheme="minorEastAsia" w:hAnsi="Arial" w:cs="Arial"/>
          <w:sz w:val="20"/>
          <w:szCs w:val="20"/>
        </w:rPr>
        <w:t>” blocks</w:t>
      </w:r>
      <w:r w:rsidR="00F66704" w:rsidRPr="001C3F19">
        <w:rPr>
          <w:rFonts w:ascii="Arial" w:eastAsiaTheme="minorEastAsia" w:hAnsi="Arial" w:cs="Arial"/>
          <w:i/>
          <w:iCs/>
          <w:sz w:val="20"/>
          <w:szCs w:val="20"/>
        </w:rPr>
        <w:t xml:space="preserve">, </w:t>
      </w:r>
      <m:oMath>
        <m:sSub>
          <m:sSubPr>
            <m:ctrlPr>
              <w:rPr>
                <w:rFonts w:ascii="Cambria Math" w:hAnsi="Cambria Math" w:cs="Arial"/>
                <w:i/>
                <w:iCs/>
                <w:sz w:val="20"/>
                <w:szCs w:val="20"/>
              </w:rPr>
            </m:ctrlPr>
          </m:sSubPr>
          <m:e>
            <m:r>
              <m:rPr>
                <m:sty m:val="p"/>
              </m:rPr>
              <w:rPr>
                <w:rFonts w:ascii="Cambria Math" w:hAnsi="Cambria Math" w:cs="Arial"/>
                <w:sz w:val="20"/>
                <w:szCs w:val="20"/>
              </w:rPr>
              <m:t>μ</m:t>
            </m:r>
          </m:e>
          <m:sub>
            <m:r>
              <w:rPr>
                <w:rFonts w:ascii="Cambria Math" w:hAnsi="Cambria Math" w:cs="Arial"/>
                <w:sz w:val="20"/>
                <w:szCs w:val="20"/>
              </w:rPr>
              <m:t>l</m:t>
            </m:r>
          </m:sub>
        </m:sSub>
      </m:oMath>
      <w:r w:rsidR="00F66704" w:rsidRPr="001C3F19">
        <w:rPr>
          <w:rFonts w:ascii="Arial" w:eastAsiaTheme="minorEastAsia" w:hAnsi="Arial" w:cs="Arial"/>
          <w:i/>
          <w:iCs/>
          <w:sz w:val="20"/>
          <w:szCs w:val="20"/>
        </w:rPr>
        <w:t xml:space="preserve"> </w:t>
      </w:r>
      <w:r w:rsidR="00F66704" w:rsidRPr="001C3F19">
        <w:rPr>
          <w:rFonts w:ascii="Arial" w:eastAsiaTheme="minorEastAsia" w:hAnsi="Arial" w:cs="Arial"/>
          <w:sz w:val="20"/>
          <w:szCs w:val="20"/>
        </w:rPr>
        <w:t>is the mean RT</w:t>
      </w:r>
      <w:r w:rsidR="00A6305B" w:rsidRPr="001C3F19">
        <w:rPr>
          <w:rFonts w:ascii="Arial" w:eastAsiaTheme="minorEastAsia" w:hAnsi="Arial" w:cs="Arial"/>
          <w:sz w:val="20"/>
          <w:szCs w:val="20"/>
        </w:rPr>
        <w:t xml:space="preserve"> for trials in “</w:t>
      </w:r>
      <w:r w:rsidR="00B14308" w:rsidRPr="001C3F19">
        <w:rPr>
          <w:rFonts w:ascii="Arial" w:eastAsiaTheme="minorEastAsia" w:hAnsi="Arial" w:cs="Arial"/>
          <w:sz w:val="20"/>
          <w:szCs w:val="20"/>
        </w:rPr>
        <w:t>Life + Me</w:t>
      </w:r>
      <w:r w:rsidR="00A6305B" w:rsidRPr="001C3F19">
        <w:rPr>
          <w:rFonts w:ascii="Arial" w:eastAsiaTheme="minorEastAsia" w:hAnsi="Arial" w:cs="Arial"/>
          <w:sz w:val="20"/>
          <w:szCs w:val="20"/>
        </w:rPr>
        <w:t>” blocks</w:t>
      </w:r>
      <w:r w:rsidR="003314C8" w:rsidRPr="001C3F19">
        <w:rPr>
          <w:rFonts w:ascii="Arial" w:eastAsiaTheme="minorEastAsia" w:hAnsi="Arial" w:cs="Arial"/>
          <w:sz w:val="20"/>
          <w:szCs w:val="20"/>
        </w:rPr>
        <w:t>,</w:t>
      </w:r>
      <w:r w:rsidR="00A6305B" w:rsidRPr="001C3F19">
        <w:rPr>
          <w:rFonts w:ascii="Arial" w:eastAsiaTheme="minorEastAsia" w:hAnsi="Arial" w:cs="Arial"/>
          <w:sz w:val="20"/>
          <w:szCs w:val="20"/>
        </w:rPr>
        <w:t xml:space="preserve"> and </w:t>
      </w:r>
      <m:oMath>
        <m:sSub>
          <m:sSubPr>
            <m:ctrlPr>
              <w:rPr>
                <w:rFonts w:ascii="Cambria Math" w:hAnsi="Cambria Math" w:cs="Arial"/>
                <w:i/>
                <w:iCs/>
                <w:sz w:val="20"/>
                <w:szCs w:val="20"/>
              </w:rPr>
            </m:ctrlPr>
          </m:sSubPr>
          <m:e>
            <m:r>
              <w:rPr>
                <w:rFonts w:ascii="Cambria Math" w:hAnsi="Cambria Math" w:cs="Arial"/>
                <w:sz w:val="20"/>
                <w:szCs w:val="20"/>
              </w:rPr>
              <m:t>σ</m:t>
            </m:r>
          </m:e>
          <m:sub>
            <m:r>
              <m:rPr>
                <m:nor/>
              </m:rPr>
              <w:rPr>
                <w:rFonts w:ascii="Arial" w:hAnsi="Arial" w:cs="Arial"/>
                <w:i/>
                <w:iCs/>
                <w:sz w:val="20"/>
                <w:szCs w:val="20"/>
              </w:rPr>
              <m:t>all</m:t>
            </m:r>
          </m:sub>
        </m:sSub>
      </m:oMath>
      <w:r w:rsidR="003314C8" w:rsidRPr="001C3F19">
        <w:rPr>
          <w:rFonts w:ascii="Arial" w:eastAsiaTheme="minorEastAsia" w:hAnsi="Arial" w:cs="Arial"/>
          <w:iCs/>
          <w:sz w:val="20"/>
          <w:szCs w:val="20"/>
        </w:rPr>
        <w:t xml:space="preserve"> </w:t>
      </w:r>
      <w:r w:rsidR="00A6305B" w:rsidRPr="001C3F19">
        <w:rPr>
          <w:rFonts w:ascii="Arial" w:eastAsiaTheme="minorEastAsia" w:hAnsi="Arial" w:cs="Arial"/>
          <w:sz w:val="20"/>
          <w:szCs w:val="20"/>
        </w:rPr>
        <w:t>i</w:t>
      </w:r>
      <w:r w:rsidR="003314C8" w:rsidRPr="001C3F19">
        <w:rPr>
          <w:rFonts w:ascii="Arial" w:eastAsiaTheme="minorEastAsia" w:hAnsi="Arial" w:cs="Arial"/>
          <w:sz w:val="20"/>
          <w:szCs w:val="20"/>
        </w:rPr>
        <w:t>s the pooled standard deviation of RTs across both block types. Missing or censored trials were excluded from the mean calculations.</w:t>
      </w:r>
      <w:r w:rsidR="00396D6E">
        <w:rPr>
          <w:rFonts w:ascii="Arial" w:eastAsiaTheme="minorEastAsia" w:hAnsi="Arial" w:cs="Arial"/>
          <w:sz w:val="20"/>
          <w:szCs w:val="20"/>
        </w:rPr>
        <w:t xml:space="preserve"> </w:t>
      </w:r>
      <w:r w:rsidR="00396D6E" w:rsidRPr="00396D6E">
        <w:rPr>
          <w:rFonts w:ascii="Arial" w:eastAsiaTheme="minorEastAsia" w:hAnsi="Arial" w:cs="Arial"/>
          <w:sz w:val="20"/>
          <w:szCs w:val="20"/>
        </w:rPr>
        <w:t xml:space="preserve">We defined missing trials as those with very fast </w:t>
      </w:r>
      <w:r w:rsidR="00396D6E">
        <w:rPr>
          <w:rFonts w:ascii="Arial" w:eastAsiaTheme="minorEastAsia" w:hAnsi="Arial" w:cs="Arial"/>
          <w:sz w:val="20"/>
          <w:szCs w:val="20"/>
        </w:rPr>
        <w:t>RT</w:t>
      </w:r>
      <w:r w:rsidR="00396D6E" w:rsidRPr="00396D6E">
        <w:rPr>
          <w:rFonts w:ascii="Arial" w:eastAsiaTheme="minorEastAsia" w:hAnsi="Arial" w:cs="Arial"/>
          <w:sz w:val="20"/>
          <w:szCs w:val="20"/>
        </w:rPr>
        <w:t xml:space="preserve"> (RT</w:t>
      </w:r>
      <m:oMath>
        <m:r>
          <w:rPr>
            <w:rFonts w:ascii="Cambria Math" w:eastAsiaTheme="minorEastAsia" w:hAnsi="Cambria Math" w:cs="Arial"/>
            <w:sz w:val="20"/>
            <w:szCs w:val="20"/>
          </w:rPr>
          <m:t xml:space="preserve"> &lt; 350ms</m:t>
        </m:r>
      </m:oMath>
      <w:r w:rsidR="00396D6E" w:rsidRPr="00396D6E">
        <w:rPr>
          <w:rFonts w:ascii="Arial" w:eastAsiaTheme="minorEastAsia" w:hAnsi="Arial" w:cs="Arial"/>
          <w:sz w:val="20"/>
          <w:szCs w:val="20"/>
        </w:rPr>
        <w:t xml:space="preserve">) and censored trials as those with no response (RT </w:t>
      </w:r>
      <m:oMath>
        <m:r>
          <w:rPr>
            <w:rFonts w:ascii="Cambria Math" w:eastAsiaTheme="minorEastAsia" w:hAnsi="Cambria Math" w:cs="Arial"/>
            <w:sz w:val="20"/>
            <w:szCs w:val="20"/>
          </w:rPr>
          <m:t>&gt; 2000ms</m:t>
        </m:r>
      </m:oMath>
      <w:r w:rsidR="00396D6E" w:rsidRPr="00396D6E">
        <w:rPr>
          <w:rFonts w:ascii="Arial" w:eastAsiaTheme="minorEastAsia" w:hAnsi="Arial" w:cs="Arial"/>
          <w:sz w:val="20"/>
          <w:szCs w:val="20"/>
        </w:rPr>
        <w:t>)</w:t>
      </w:r>
      <w:r w:rsidR="00396D6E">
        <w:rPr>
          <w:rFonts w:ascii="Arial" w:eastAsiaTheme="minorEastAsia" w:hAnsi="Arial" w:cs="Arial"/>
          <w:sz w:val="20"/>
          <w:szCs w:val="20"/>
        </w:rPr>
        <w:t>.</w:t>
      </w:r>
      <w:r w:rsidR="003314C8" w:rsidRPr="001C3F19">
        <w:rPr>
          <w:rFonts w:ascii="Arial" w:eastAsiaTheme="minorEastAsia" w:hAnsi="Arial" w:cs="Arial"/>
          <w:sz w:val="20"/>
          <w:szCs w:val="20"/>
        </w:rPr>
        <w:t xml:space="preserve"> This formulation follows the “improved scoring algorithm” for IAT data, which remains the most widely used approach in the literature</w:t>
      </w:r>
      <w:sdt>
        <w:sdtPr>
          <w:rPr>
            <w:rFonts w:ascii="Arial" w:hAnsi="Arial" w:cs="Arial"/>
            <w:color w:val="000000"/>
            <w:sz w:val="20"/>
            <w:szCs w:val="20"/>
            <w:vertAlign w:val="superscript"/>
          </w:rPr>
          <w:tag w:val="MENDELEY_CITATION_v3_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"/>
          <w:id w:val="-1796366573"/>
          <w:placeholder>
            <w:docPart w:val="445EADCF7AD940C59F125632AC7C00AD"/>
          </w:placeholder>
        </w:sdtPr>
        <w:sdtEndPr/>
        <w:sdtContent>
          <w:r w:rsidR="003759F2">
            <w:rPr>
              <w:rFonts w:ascii="Arial" w:hAnsi="Arial" w:cs="Arial"/>
              <w:color w:val="000000"/>
              <w:sz w:val="20"/>
              <w:szCs w:val="20"/>
              <w:vertAlign w:val="superscript"/>
            </w:rPr>
            <w:t>11</w:t>
          </w:r>
          <w:r w:rsidR="00901F4B" w:rsidRPr="001C3F19">
            <w:rPr>
              <w:rFonts w:ascii="Arial" w:hAnsi="Arial" w:cs="Arial"/>
              <w:color w:val="000000"/>
              <w:sz w:val="20"/>
              <w:szCs w:val="20"/>
              <w:vertAlign w:val="superscript"/>
            </w:rPr>
            <w:t>,2</w:t>
          </w:r>
          <w:r w:rsidR="004D3B4E">
            <w:rPr>
              <w:rFonts w:ascii="Arial" w:hAnsi="Arial" w:cs="Arial"/>
              <w:color w:val="000000"/>
              <w:sz w:val="20"/>
              <w:szCs w:val="20"/>
              <w:vertAlign w:val="superscript"/>
            </w:rPr>
            <w:t>2</w:t>
          </w:r>
        </w:sdtContent>
      </w:sdt>
      <w:r w:rsidR="003314C8" w:rsidRPr="001C3F19">
        <w:rPr>
          <w:rFonts w:ascii="Arial" w:eastAsiaTheme="minorEastAsia" w:hAnsi="Arial" w:cs="Arial"/>
          <w:sz w:val="20"/>
          <w:szCs w:val="20"/>
        </w:rPr>
        <w:t xml:space="preserve">. </w:t>
      </w:r>
      <w:r w:rsidR="00453F76" w:rsidRPr="001C3F19">
        <w:rPr>
          <w:rFonts w:ascii="Arial" w:eastAsiaTheme="minorEastAsia" w:hAnsi="Arial" w:cs="Arial"/>
          <w:b/>
          <w:bCs/>
          <w:sz w:val="20"/>
          <w:szCs w:val="20"/>
        </w:rPr>
        <w:t xml:space="preserve">Fig. </w:t>
      </w:r>
      <w:r w:rsidR="003314C8" w:rsidRPr="001C3F19">
        <w:rPr>
          <w:rFonts w:ascii="Arial" w:eastAsiaTheme="minorEastAsia" w:hAnsi="Arial" w:cs="Arial"/>
          <w:b/>
          <w:bCs/>
          <w:sz w:val="20"/>
          <w:szCs w:val="20"/>
        </w:rPr>
        <w:t>2A</w:t>
      </w:r>
      <w:r w:rsidR="003314C8" w:rsidRPr="001C3F19">
        <w:rPr>
          <w:rFonts w:ascii="Arial" w:eastAsiaTheme="minorEastAsia" w:hAnsi="Arial" w:cs="Arial"/>
          <w:sz w:val="20"/>
          <w:szCs w:val="20"/>
        </w:rPr>
        <w:t xml:space="preserve"> displays the resulting D-scores for each of the 77 participants </w:t>
      </w:r>
      <w:r w:rsidR="00E30AF7" w:rsidRPr="001C3F19">
        <w:rPr>
          <w:rFonts w:ascii="Arial" w:eastAsiaTheme="minorEastAsia" w:hAnsi="Arial" w:cs="Arial"/>
          <w:sz w:val="20"/>
          <w:szCs w:val="20"/>
        </w:rPr>
        <w:t>across</w:t>
      </w:r>
      <w:r w:rsidR="00A77506">
        <w:rPr>
          <w:rFonts w:ascii="Arial" w:eastAsiaTheme="minorEastAsia" w:hAnsi="Arial" w:cs="Arial"/>
          <w:sz w:val="20"/>
          <w:szCs w:val="20"/>
        </w:rPr>
        <w:t xml:space="preserve"> the</w:t>
      </w:r>
      <w:r w:rsidR="00E30AF7" w:rsidRPr="001C3F19">
        <w:rPr>
          <w:rFonts w:ascii="Arial" w:eastAsiaTheme="minorEastAsia" w:hAnsi="Arial" w:cs="Arial"/>
          <w:sz w:val="20"/>
          <w:szCs w:val="20"/>
        </w:rPr>
        <w:t xml:space="preserve"> two</w:t>
      </w:r>
      <w:r w:rsidR="00A77506">
        <w:rPr>
          <w:rFonts w:ascii="Arial" w:eastAsiaTheme="minorEastAsia" w:hAnsi="Arial" w:cs="Arial"/>
          <w:sz w:val="20"/>
          <w:szCs w:val="20"/>
        </w:rPr>
        <w:t xml:space="preserve"> participant</w:t>
      </w:r>
      <w:r w:rsidR="00E30AF7" w:rsidRPr="001C3F19">
        <w:rPr>
          <w:rFonts w:ascii="Arial" w:eastAsiaTheme="minorEastAsia" w:hAnsi="Arial" w:cs="Arial"/>
          <w:sz w:val="20"/>
          <w:szCs w:val="20"/>
        </w:rPr>
        <w:t xml:space="preserve"> groups</w:t>
      </w:r>
      <w:r w:rsidR="003314C8" w:rsidRPr="001C3F19">
        <w:rPr>
          <w:rFonts w:ascii="Arial" w:eastAsiaTheme="minorEastAsia" w:hAnsi="Arial" w:cs="Arial"/>
          <w:sz w:val="20"/>
          <w:szCs w:val="20"/>
        </w:rPr>
        <w:t>.</w:t>
      </w:r>
    </w:p>
    <w:p w14:paraId="4BDD4743" w14:textId="18A5B7F6" w:rsidR="003314C8" w:rsidRDefault="006C1492" w:rsidP="00480444">
      <w:pPr>
        <w:spacing w:after="120"/>
        <w:jc w:val="both"/>
        <w:rPr>
          <w:rFonts w:ascii="Arial" w:eastAsiaTheme="minorEastAsia" w:hAnsi="Arial" w:cs="Arial"/>
          <w:sz w:val="20"/>
          <w:szCs w:val="20"/>
        </w:rPr>
      </w:pPr>
      <w:r w:rsidRPr="006C1492">
        <w:rPr>
          <w:rFonts w:ascii="Arial" w:eastAsiaTheme="minorEastAsia" w:hAnsi="Arial" w:cs="Arial"/>
          <w:sz w:val="20"/>
          <w:szCs w:val="20"/>
        </w:rPr>
        <w:t>Prior studies have shown that D-scores from the death/suicide IAT can discriminate individuals with a past-year suicide attempt (PY-SA) from those experiencing past-week suicide ideation (PW-SI), demonstrating small-to-medium effect sizes with area under the curve (AUC) values typically ranging from 0.60 to 0.64 (Cohen's d ≈ 0.30–0.45)</w:t>
      </w:r>
      <w:sdt>
        <w:sdtPr>
          <w:rPr>
            <w:rFonts w:ascii="Arial" w:hAnsi="Arial" w:cs="Arial"/>
            <w:color w:val="000000"/>
            <w:sz w:val="20"/>
            <w:szCs w:val="20"/>
            <w:vertAlign w:val="superscript"/>
          </w:rPr>
          <w:tag w:val="MENDELEY_CITATION_v3_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"/>
          <w:id w:val="-731227038"/>
          <w:placeholder>
            <w:docPart w:val="D535EA1EFEA0483FBA6BBE3E1DDA5739"/>
          </w:placeholder>
        </w:sdtPr>
        <w:sdtEndPr/>
        <w:sdtContent>
          <w:r w:rsidR="004E7804">
            <w:rPr>
              <w:rFonts w:ascii="Arial" w:hAnsi="Arial" w:cs="Arial"/>
              <w:color w:val="000000"/>
              <w:sz w:val="20"/>
              <w:szCs w:val="20"/>
              <w:vertAlign w:val="superscript"/>
            </w:rPr>
            <w:t>2</w:t>
          </w:r>
          <w:r w:rsidR="002B42F2">
            <w:rPr>
              <w:rFonts w:ascii="Arial" w:hAnsi="Arial" w:cs="Arial"/>
              <w:color w:val="000000"/>
              <w:sz w:val="20"/>
              <w:szCs w:val="20"/>
              <w:vertAlign w:val="superscript"/>
            </w:rPr>
            <w:t>3</w:t>
          </w:r>
          <w:r w:rsidR="001D149D" w:rsidRPr="001C3F19">
            <w:rPr>
              <w:rFonts w:ascii="Arial" w:hAnsi="Arial" w:cs="Arial"/>
              <w:color w:val="000000"/>
              <w:sz w:val="20"/>
              <w:szCs w:val="20"/>
              <w:vertAlign w:val="superscript"/>
            </w:rPr>
            <w:t>,</w:t>
          </w:r>
          <w:r w:rsidR="004E7804">
            <w:rPr>
              <w:rFonts w:ascii="Arial" w:hAnsi="Arial" w:cs="Arial"/>
              <w:color w:val="000000"/>
              <w:sz w:val="20"/>
              <w:szCs w:val="20"/>
              <w:vertAlign w:val="superscript"/>
            </w:rPr>
            <w:t>2</w:t>
          </w:r>
          <w:r w:rsidR="00996A1F">
            <w:rPr>
              <w:rFonts w:ascii="Arial" w:hAnsi="Arial" w:cs="Arial"/>
              <w:color w:val="000000"/>
              <w:sz w:val="20"/>
              <w:szCs w:val="20"/>
              <w:vertAlign w:val="superscript"/>
            </w:rPr>
            <w:t>4</w:t>
          </w:r>
        </w:sdtContent>
      </w:sdt>
      <w:r w:rsidR="003314C8" w:rsidRPr="001C3F19">
        <w:rPr>
          <w:rFonts w:ascii="Arial" w:eastAsiaTheme="minorEastAsia" w:hAnsi="Arial" w:cs="Arial"/>
          <w:sz w:val="20"/>
          <w:szCs w:val="20"/>
        </w:rPr>
        <w:t>. In contrast, in our sample of 77 clinically stable outpatients and healthy controls</w:t>
      </w:r>
      <w:r w:rsidR="003C4DE2">
        <w:rPr>
          <w:rFonts w:ascii="Arial" w:eastAsiaTheme="minorEastAsia" w:hAnsi="Arial" w:cs="Arial"/>
          <w:sz w:val="20"/>
          <w:szCs w:val="20"/>
        </w:rPr>
        <w:t xml:space="preserve">, </w:t>
      </w:r>
      <w:r w:rsidR="003314C8" w:rsidRPr="001C3F19">
        <w:rPr>
          <w:rFonts w:ascii="Arial" w:eastAsiaTheme="minorEastAsia" w:hAnsi="Arial" w:cs="Arial"/>
          <w:sz w:val="20"/>
          <w:szCs w:val="20"/>
        </w:rPr>
        <w:t xml:space="preserve">D-scores did not differ significantly between participants with and </w:t>
      </w:r>
      <w:r w:rsidR="007A2A29">
        <w:rPr>
          <w:rFonts w:ascii="Arial" w:eastAsiaTheme="minorEastAsia" w:hAnsi="Arial" w:cs="Arial"/>
          <w:sz w:val="20"/>
          <w:szCs w:val="20"/>
        </w:rPr>
        <w:t xml:space="preserve">without </w:t>
      </w:r>
      <w:r w:rsidR="003314C8" w:rsidRPr="001C3F19">
        <w:rPr>
          <w:rFonts w:ascii="Arial" w:eastAsiaTheme="minorEastAsia" w:hAnsi="Arial" w:cs="Arial"/>
          <w:sz w:val="20"/>
          <w:szCs w:val="20"/>
        </w:rPr>
        <w:t>active SI</w:t>
      </w:r>
      <w:r w:rsidR="001F6383">
        <w:rPr>
          <w:rFonts w:ascii="Arial" w:eastAsiaTheme="minorEastAsia" w:hAnsi="Arial" w:cs="Arial"/>
          <w:sz w:val="20"/>
          <w:szCs w:val="20"/>
        </w:rPr>
        <w:t>,</w:t>
      </w:r>
      <w:r w:rsidR="009A3220" w:rsidRPr="001C3F19">
        <w:rPr>
          <w:rFonts w:ascii="Arial" w:eastAsiaTheme="minorEastAsia" w:hAnsi="Arial" w:cs="Arial"/>
          <w:sz w:val="20"/>
          <w:szCs w:val="20"/>
        </w:rPr>
        <w:t xml:space="preserve"> </w:t>
      </w:r>
      <w:r w:rsidR="003314C8" w:rsidRPr="001C3F19">
        <w:rPr>
          <w:rFonts w:ascii="Arial" w:eastAsiaTheme="minorEastAsia" w:hAnsi="Arial" w:cs="Arial"/>
          <w:sz w:val="20"/>
          <w:szCs w:val="20"/>
        </w:rPr>
        <w:t xml:space="preserve">and classification based solely on D-score </w:t>
      </w:r>
      <w:r w:rsidR="00B3443F" w:rsidRPr="00B3443F">
        <w:rPr>
          <w:rFonts w:ascii="Arial" w:eastAsiaTheme="minorEastAsia" w:hAnsi="Arial" w:cs="Arial"/>
          <w:sz w:val="20"/>
          <w:szCs w:val="20"/>
        </w:rPr>
        <w:t xml:space="preserve">yielded a balanced accuracy of 45.9% </w:t>
      </w:r>
      <w:r w:rsidR="001D33D8">
        <w:rPr>
          <w:rFonts w:ascii="Arial" w:eastAsiaTheme="minorEastAsia" w:hAnsi="Arial" w:cs="Arial"/>
          <w:sz w:val="20"/>
          <w:szCs w:val="20"/>
        </w:rPr>
        <w:t>with</w:t>
      </w:r>
      <w:r w:rsidR="00757ED3">
        <w:rPr>
          <w:rFonts w:ascii="Arial" w:eastAsiaTheme="minorEastAsia" w:hAnsi="Arial" w:cs="Arial"/>
          <w:sz w:val="20"/>
          <w:szCs w:val="20"/>
        </w:rPr>
        <w:t xml:space="preserve"> a</w:t>
      </w:r>
      <w:r w:rsidR="00757ED3" w:rsidRPr="00757ED3">
        <w:t xml:space="preserve"> </w:t>
      </w:r>
      <w:r w:rsidR="00757ED3" w:rsidRPr="00757ED3">
        <w:rPr>
          <w:rFonts w:ascii="Arial" w:eastAsiaTheme="minorEastAsia" w:hAnsi="Arial" w:cs="Arial"/>
          <w:sz w:val="20"/>
          <w:szCs w:val="20"/>
        </w:rPr>
        <w:t>True Positive Rate (TPR) of 40.9% and a False Positive Rate (FPR) of 49.1%</w:t>
      </w:r>
      <w:r w:rsidR="001D33D8">
        <w:rPr>
          <w:rFonts w:ascii="Arial" w:eastAsiaTheme="minorEastAsia" w:hAnsi="Arial" w:cs="Arial"/>
          <w:sz w:val="20"/>
          <w:szCs w:val="20"/>
        </w:rPr>
        <w:t xml:space="preserve"> (</w:t>
      </w:r>
      <w:r w:rsidR="003314C8" w:rsidRPr="001C3F19">
        <w:rPr>
          <w:rFonts w:ascii="Arial" w:eastAsiaTheme="minorEastAsia" w:hAnsi="Arial" w:cs="Arial"/>
          <w:b/>
          <w:bCs/>
          <w:sz w:val="20"/>
          <w:szCs w:val="20"/>
        </w:rPr>
        <w:t>Fig. 2B</w:t>
      </w:r>
      <w:r w:rsidR="003314C8" w:rsidRPr="001C3F19">
        <w:rPr>
          <w:rFonts w:ascii="Arial" w:eastAsiaTheme="minorEastAsia" w:hAnsi="Arial" w:cs="Arial"/>
          <w:sz w:val="20"/>
          <w:szCs w:val="20"/>
        </w:rPr>
        <w:t>).</w:t>
      </w:r>
    </w:p>
    <w:p w14:paraId="288F2219" w14:textId="2B93F444" w:rsidR="00B7425B" w:rsidRPr="001C3F19" w:rsidRDefault="00B7425B" w:rsidP="00480444">
      <w:pPr>
        <w:spacing w:after="120"/>
        <w:jc w:val="both"/>
        <w:rPr>
          <w:rFonts w:ascii="Arial" w:eastAsiaTheme="minorEastAsia" w:hAnsi="Arial" w:cs="Arial"/>
          <w:sz w:val="20"/>
          <w:szCs w:val="20"/>
        </w:rPr>
      </w:pPr>
      <w:r w:rsidRPr="00B7425B">
        <w:rPr>
          <w:rFonts w:ascii="Arial" w:eastAsiaTheme="minorEastAsia" w:hAnsi="Arial" w:cs="Arial"/>
          <w:sz w:val="20"/>
          <w:szCs w:val="20"/>
        </w:rPr>
        <w:t xml:space="preserve">These null behavioral findings are consistent with emerging neurobiological evidence that suicide attempts and high-burden suicidal states are associated with more pronounced alterations in </w:t>
      </w:r>
      <w:proofErr w:type="spellStart"/>
      <w:r w:rsidRPr="00B7425B">
        <w:rPr>
          <w:rFonts w:ascii="Arial" w:eastAsiaTheme="minorEastAsia" w:hAnsi="Arial" w:cs="Arial"/>
          <w:sz w:val="20"/>
          <w:szCs w:val="20"/>
        </w:rPr>
        <w:t>fronto</w:t>
      </w:r>
      <w:proofErr w:type="spellEnd"/>
      <w:r w:rsidRPr="00B7425B">
        <w:rPr>
          <w:rFonts w:ascii="Arial" w:eastAsiaTheme="minorEastAsia" w:hAnsi="Arial" w:cs="Arial"/>
          <w:sz w:val="20"/>
          <w:szCs w:val="20"/>
        </w:rPr>
        <w:t>-limbic circuitry— including medial and dorsolateral prefrontal cortex, anterior cingulate cortex, insula, hippocampus, amygdala, and striatum— than are present in non-attempters or individuals with lower, fluctuating levels of ideation</w:t>
      </w:r>
      <w:r w:rsidR="005D4405">
        <w:rPr>
          <w:rFonts w:ascii="Arial" w:eastAsiaTheme="minorEastAsia" w:hAnsi="Arial" w:cs="Arial"/>
          <w:sz w:val="20"/>
          <w:szCs w:val="20"/>
          <w:vertAlign w:val="superscript"/>
        </w:rPr>
        <w:t>23</w:t>
      </w:r>
      <w:r w:rsidRPr="00B7425B">
        <w:rPr>
          <w:rFonts w:ascii="Arial" w:eastAsiaTheme="minorEastAsia" w:hAnsi="Arial" w:cs="Arial"/>
          <w:sz w:val="20"/>
          <w:szCs w:val="20"/>
          <w:vertAlign w:val="superscript"/>
        </w:rPr>
        <w:t>,</w:t>
      </w:r>
      <w:r w:rsidR="005D4405">
        <w:rPr>
          <w:rFonts w:ascii="Arial" w:eastAsiaTheme="minorEastAsia" w:hAnsi="Arial" w:cs="Arial"/>
          <w:sz w:val="20"/>
          <w:szCs w:val="20"/>
          <w:vertAlign w:val="superscript"/>
        </w:rPr>
        <w:t>24</w:t>
      </w:r>
      <w:r w:rsidRPr="00B7425B">
        <w:rPr>
          <w:rFonts w:ascii="Arial" w:eastAsiaTheme="minorEastAsia" w:hAnsi="Arial" w:cs="Arial"/>
          <w:sz w:val="20"/>
          <w:szCs w:val="20"/>
        </w:rPr>
        <w:t>. For example, changes in amygdala–prefrontal connectivity and salience-network organization have been linked to stronger suicidal self-associations on implicit tasks and to elevated risk for attempts</w:t>
      </w:r>
      <w:r w:rsidRPr="00B7425B">
        <w:rPr>
          <w:rFonts w:ascii="Arial" w:eastAsiaTheme="minorEastAsia" w:hAnsi="Arial" w:cs="Arial"/>
          <w:sz w:val="20"/>
          <w:szCs w:val="20"/>
          <w:vertAlign w:val="superscript"/>
        </w:rPr>
        <w:t>3</w:t>
      </w:r>
      <w:r w:rsidR="005D4405">
        <w:rPr>
          <w:rFonts w:ascii="Arial" w:eastAsiaTheme="minorEastAsia" w:hAnsi="Arial" w:cs="Arial"/>
          <w:sz w:val="20"/>
          <w:szCs w:val="20"/>
          <w:vertAlign w:val="superscript"/>
        </w:rPr>
        <w:t>6</w:t>
      </w:r>
      <w:r w:rsidRPr="00B7425B">
        <w:rPr>
          <w:rFonts w:ascii="Arial" w:eastAsiaTheme="minorEastAsia" w:hAnsi="Arial" w:cs="Arial"/>
          <w:sz w:val="20"/>
          <w:szCs w:val="20"/>
          <w:vertAlign w:val="superscript"/>
        </w:rPr>
        <w:t>,3</w:t>
      </w:r>
      <w:r w:rsidR="005D4405">
        <w:rPr>
          <w:rFonts w:ascii="Arial" w:eastAsiaTheme="minorEastAsia" w:hAnsi="Arial" w:cs="Arial"/>
          <w:sz w:val="20"/>
          <w:szCs w:val="20"/>
          <w:vertAlign w:val="superscript"/>
        </w:rPr>
        <w:t>7</w:t>
      </w:r>
      <w:r w:rsidRPr="00B7425B">
        <w:rPr>
          <w:rFonts w:ascii="Arial" w:eastAsiaTheme="minorEastAsia" w:hAnsi="Arial" w:cs="Arial"/>
          <w:sz w:val="20"/>
          <w:szCs w:val="20"/>
        </w:rPr>
        <w:t xml:space="preserve">. </w:t>
      </w:r>
      <w:r w:rsidR="00513108" w:rsidRPr="00513108">
        <w:rPr>
          <w:rFonts w:ascii="Arial" w:eastAsiaTheme="minorEastAsia" w:hAnsi="Arial" w:cs="Arial"/>
          <w:sz w:val="20"/>
          <w:szCs w:val="20"/>
        </w:rPr>
        <w:t>Taken together, this suggests that robust D-score differences may depend on relatively enduring or structurally embedded circuit abnormalities associated with suicide attempts or chronic high-risk states, whereas the present cohort may exhibit subtler, more state-like neural variations. This lower-burden presentation entails transient, short-term fluctuations in suicidal thoughts that can shift rapidly over hours or days, rather than chronic, fixed intent. Because this acute, fluctuating state is the most common manifestation of suicidality in daily life, relying on a single static summary metric like the D-score risks missing a vast segment of near-term vulnerability</w:t>
      </w:r>
      <w:r w:rsidR="00367203">
        <w:rPr>
          <w:rFonts w:ascii="Arial" w:eastAsiaTheme="minorEastAsia" w:hAnsi="Arial" w:cs="Arial"/>
          <w:sz w:val="20"/>
          <w:szCs w:val="20"/>
        </w:rPr>
        <w:t>.</w:t>
      </w:r>
      <w:r w:rsidRPr="00B7425B">
        <w:rPr>
          <w:rFonts w:ascii="Arial" w:eastAsiaTheme="minorEastAsia" w:hAnsi="Arial" w:cs="Arial"/>
          <w:sz w:val="20"/>
          <w:szCs w:val="20"/>
        </w:rPr>
        <w:t xml:space="preserve"> </w:t>
      </w:r>
    </w:p>
    <w:p w14:paraId="398342C8" w14:textId="651635C0" w:rsidR="00DC1B2C" w:rsidRPr="001C3F19" w:rsidRDefault="00DC1B2C" w:rsidP="00B14308">
      <w:pPr>
        <w:pStyle w:val="NormalWeb"/>
        <w:spacing w:after="120"/>
        <w:jc w:val="both"/>
        <w:rPr>
          <w:rFonts w:ascii="Arial" w:hAnsi="Arial" w:cs="Arial"/>
          <w:sz w:val="20"/>
          <w:szCs w:val="20"/>
        </w:rPr>
      </w:pPr>
      <w:r w:rsidRPr="001C3F19">
        <w:rPr>
          <w:rFonts w:ascii="Arial" w:hAnsi="Arial" w:cs="Arial"/>
          <w:b/>
          <w:bCs/>
          <w:sz w:val="20"/>
          <w:szCs w:val="20"/>
        </w:rPr>
        <w:t xml:space="preserve">Rhythmic Entrainment to Block Structure </w:t>
      </w:r>
      <w:r w:rsidR="006E722E" w:rsidRPr="001C3F19">
        <w:rPr>
          <w:rFonts w:ascii="Arial" w:hAnsi="Arial" w:cs="Arial"/>
          <w:b/>
          <w:bCs/>
          <w:sz w:val="20"/>
          <w:szCs w:val="20"/>
        </w:rPr>
        <w:t xml:space="preserve">Is </w:t>
      </w:r>
      <w:r w:rsidRPr="001C3F19">
        <w:rPr>
          <w:rFonts w:ascii="Arial" w:hAnsi="Arial" w:cs="Arial"/>
          <w:b/>
          <w:bCs/>
          <w:sz w:val="20"/>
          <w:szCs w:val="20"/>
        </w:rPr>
        <w:t>Present in BDIAT and Differ</w:t>
      </w:r>
      <w:r w:rsidR="006E722E" w:rsidRPr="001C3F19">
        <w:rPr>
          <w:rFonts w:ascii="Arial" w:hAnsi="Arial" w:cs="Arial"/>
          <w:b/>
          <w:bCs/>
          <w:sz w:val="20"/>
          <w:szCs w:val="20"/>
        </w:rPr>
        <w:t>s Across SI Groups</w:t>
      </w:r>
      <w:r w:rsidRPr="001C3F19">
        <w:rPr>
          <w:rFonts w:ascii="Arial" w:hAnsi="Arial" w:cs="Arial"/>
          <w:sz w:val="20"/>
          <w:szCs w:val="20"/>
        </w:rPr>
        <w:t xml:space="preserve"> </w:t>
      </w:r>
      <w:r w:rsidRPr="001C3F19">
        <w:rPr>
          <w:rFonts w:ascii="Arial" w:hAnsi="Arial" w:cs="Arial"/>
          <w:color w:val="000000"/>
          <w:sz w:val="20"/>
          <w:szCs w:val="20"/>
        </w:rPr>
        <w:t>In our recent work</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688298738"/>
          <w:placeholder>
            <w:docPart w:val="DefaultPlaceholder_-1854013440"/>
          </w:placeholder>
        </w:sdtPr>
        <w:sdtEndPr/>
        <w:sdtContent>
          <w:r w:rsidR="005F284B">
            <w:rPr>
              <w:rFonts w:ascii="Arial" w:hAnsi="Arial" w:cs="Arial"/>
              <w:color w:val="000000"/>
              <w:sz w:val="20"/>
              <w:szCs w:val="20"/>
              <w:vertAlign w:val="superscript"/>
            </w:rPr>
            <w:t>20</w:t>
          </w:r>
        </w:sdtContent>
      </w:sdt>
      <w:r w:rsidRPr="001C3F19">
        <w:rPr>
          <w:rFonts w:ascii="Arial" w:hAnsi="Arial" w:cs="Arial"/>
          <w:color w:val="000000"/>
          <w:sz w:val="20"/>
          <w:szCs w:val="20"/>
        </w:rPr>
        <w:t xml:space="preserve">, </w:t>
      </w:r>
      <w:r w:rsidRPr="001C3F19">
        <w:rPr>
          <w:rFonts w:ascii="Arial" w:hAnsi="Arial" w:cs="Arial"/>
          <w:sz w:val="20"/>
          <w:szCs w:val="20"/>
        </w:rPr>
        <w:t xml:space="preserve">we reported preliminary evidence for a rhythmic pattern </w:t>
      </w:r>
      <w:r w:rsidR="00245AF6" w:rsidRPr="001C3F19">
        <w:rPr>
          <w:rFonts w:ascii="Arial" w:hAnsi="Arial" w:cs="Arial"/>
          <w:sz w:val="20"/>
          <w:szCs w:val="20"/>
        </w:rPr>
        <w:t xml:space="preserve">present </w:t>
      </w:r>
      <w:r w:rsidRPr="001C3F19">
        <w:rPr>
          <w:rFonts w:ascii="Arial" w:hAnsi="Arial" w:cs="Arial"/>
          <w:sz w:val="20"/>
          <w:szCs w:val="20"/>
        </w:rPr>
        <w:t xml:space="preserve">in </w:t>
      </w:r>
      <w:r w:rsidR="00B14308" w:rsidRPr="001C3F19">
        <w:rPr>
          <w:rFonts w:ascii="Arial" w:hAnsi="Arial" w:cs="Arial"/>
          <w:sz w:val="20"/>
          <w:szCs w:val="20"/>
        </w:rPr>
        <w:t>RTs</w:t>
      </w:r>
      <w:r w:rsidRPr="001C3F19">
        <w:rPr>
          <w:rFonts w:ascii="Arial" w:hAnsi="Arial" w:cs="Arial"/>
          <w:sz w:val="20"/>
          <w:szCs w:val="20"/>
        </w:rPr>
        <w:t xml:space="preserve"> that aligns with the frequency of block alternation. Using spectral analysis of trial-level RTs (27 participants; 18 </w:t>
      </w:r>
      <w:r w:rsidR="003F06C6">
        <w:rPr>
          <w:rFonts w:ascii="Arial" w:hAnsi="Arial" w:cs="Arial"/>
          <w:sz w:val="20"/>
          <w:szCs w:val="20"/>
        </w:rPr>
        <w:t xml:space="preserve">without </w:t>
      </w:r>
      <w:r w:rsidRPr="001C3F19">
        <w:rPr>
          <w:rFonts w:ascii="Arial" w:hAnsi="Arial" w:cs="Arial"/>
          <w:sz w:val="20"/>
          <w:szCs w:val="20"/>
        </w:rPr>
        <w:t xml:space="preserve">active SI, </w:t>
      </w:r>
      <w:r w:rsidR="00146FB1">
        <w:rPr>
          <w:rFonts w:ascii="Arial" w:hAnsi="Arial" w:cs="Arial"/>
          <w:sz w:val="20"/>
          <w:szCs w:val="20"/>
        </w:rPr>
        <w:t xml:space="preserve">and </w:t>
      </w:r>
      <w:r w:rsidRPr="001C3F19">
        <w:rPr>
          <w:rFonts w:ascii="Arial" w:hAnsi="Arial" w:cs="Arial"/>
          <w:sz w:val="20"/>
          <w:szCs w:val="20"/>
        </w:rPr>
        <w:t xml:space="preserve">9 </w:t>
      </w:r>
      <w:r w:rsidR="003F06C6">
        <w:rPr>
          <w:rFonts w:ascii="Arial" w:hAnsi="Arial" w:cs="Arial"/>
          <w:sz w:val="20"/>
          <w:szCs w:val="20"/>
        </w:rPr>
        <w:t xml:space="preserve">with </w:t>
      </w:r>
      <w:r w:rsidRPr="001C3F19">
        <w:rPr>
          <w:rFonts w:ascii="Arial" w:hAnsi="Arial" w:cs="Arial"/>
          <w:sz w:val="20"/>
          <w:szCs w:val="20"/>
        </w:rPr>
        <w:t xml:space="preserve">active SI), we observed enhanced power </w:t>
      </w:r>
      <w:r w:rsidR="00CA3C3C" w:rsidRPr="00CA3C3C">
        <w:rPr>
          <w:rFonts w:ascii="Arial" w:hAnsi="Arial" w:cs="Arial"/>
          <w:sz w:val="20"/>
          <w:szCs w:val="20"/>
        </w:rPr>
        <w:t>across</w:t>
      </w:r>
      <w:r w:rsidR="00CA3C3C">
        <w:rPr>
          <w:rFonts w:ascii="Arial" w:hAnsi="Arial" w:cs="Arial"/>
          <w:sz w:val="20"/>
          <w:szCs w:val="20"/>
        </w:rPr>
        <w:t xml:space="preserve"> </w:t>
      </w:r>
      <w:r w:rsidRPr="001C3F19">
        <w:rPr>
          <w:rFonts w:ascii="Arial" w:hAnsi="Arial" w:cs="Arial"/>
          <w:sz w:val="20"/>
          <w:szCs w:val="20"/>
        </w:rPr>
        <w:t>the block-switching frequency, with a more pronounced rhythmic signature in participants with</w:t>
      </w:r>
      <w:r w:rsidR="00E714E8">
        <w:rPr>
          <w:rFonts w:ascii="Arial" w:hAnsi="Arial" w:cs="Arial"/>
          <w:sz w:val="20"/>
          <w:szCs w:val="20"/>
        </w:rPr>
        <w:t>out</w:t>
      </w:r>
      <w:r w:rsidRPr="001C3F19">
        <w:rPr>
          <w:rFonts w:ascii="Arial" w:hAnsi="Arial" w:cs="Arial"/>
          <w:sz w:val="20"/>
          <w:szCs w:val="20"/>
        </w:rPr>
        <w:t xml:space="preserve"> active </w:t>
      </w:r>
      <w:r w:rsidR="00EA1EB9" w:rsidRPr="001C3F19">
        <w:rPr>
          <w:rFonts w:ascii="Arial" w:hAnsi="Arial" w:cs="Arial"/>
          <w:sz w:val="20"/>
          <w:szCs w:val="20"/>
        </w:rPr>
        <w:t>SI</w:t>
      </w:r>
      <w:r w:rsidRPr="001C3F19">
        <w:rPr>
          <w:rFonts w:ascii="Arial" w:hAnsi="Arial" w:cs="Arial"/>
          <w:sz w:val="20"/>
          <w:szCs w:val="20"/>
        </w:rPr>
        <w:t>. This pattern was interpreted as heightened sensitivity to the task’s alternating structure—specifically, transitions between “</w:t>
      </w:r>
      <w:r w:rsidR="00C553C0" w:rsidRPr="001C3F19">
        <w:rPr>
          <w:rFonts w:ascii="Arial" w:hAnsi="Arial" w:cs="Arial"/>
          <w:sz w:val="20"/>
          <w:szCs w:val="20"/>
        </w:rPr>
        <w:t>D</w:t>
      </w:r>
      <w:r w:rsidRPr="001C3F19">
        <w:rPr>
          <w:rFonts w:ascii="Arial" w:hAnsi="Arial" w:cs="Arial"/>
          <w:sz w:val="20"/>
          <w:szCs w:val="20"/>
        </w:rPr>
        <w:t xml:space="preserve">eath + </w:t>
      </w:r>
      <w:r w:rsidR="00C553C0" w:rsidRPr="001C3F19">
        <w:rPr>
          <w:rFonts w:ascii="Arial" w:hAnsi="Arial" w:cs="Arial"/>
          <w:sz w:val="20"/>
          <w:szCs w:val="20"/>
        </w:rPr>
        <w:t>M</w:t>
      </w:r>
      <w:r w:rsidRPr="001C3F19">
        <w:rPr>
          <w:rFonts w:ascii="Arial" w:hAnsi="Arial" w:cs="Arial"/>
          <w:sz w:val="20"/>
          <w:szCs w:val="20"/>
        </w:rPr>
        <w:t>e” and “</w:t>
      </w:r>
      <w:r w:rsidR="00C553C0" w:rsidRPr="001C3F19">
        <w:rPr>
          <w:rFonts w:ascii="Arial" w:hAnsi="Arial" w:cs="Arial"/>
          <w:sz w:val="20"/>
          <w:szCs w:val="20"/>
        </w:rPr>
        <w:t>L</w:t>
      </w:r>
      <w:r w:rsidRPr="001C3F19">
        <w:rPr>
          <w:rFonts w:ascii="Arial" w:hAnsi="Arial" w:cs="Arial"/>
          <w:sz w:val="20"/>
          <w:szCs w:val="20"/>
        </w:rPr>
        <w:t xml:space="preserve">ife + </w:t>
      </w:r>
      <w:r w:rsidR="00C553C0" w:rsidRPr="001C3F19">
        <w:rPr>
          <w:rFonts w:ascii="Arial" w:hAnsi="Arial" w:cs="Arial"/>
          <w:sz w:val="20"/>
          <w:szCs w:val="20"/>
        </w:rPr>
        <w:t>M</w:t>
      </w:r>
      <w:r w:rsidRPr="001C3F19">
        <w:rPr>
          <w:rFonts w:ascii="Arial" w:hAnsi="Arial" w:cs="Arial"/>
          <w:sz w:val="20"/>
          <w:szCs w:val="20"/>
        </w:rPr>
        <w:t>e” blocks—</w:t>
      </w:r>
      <w:r w:rsidR="00B14308" w:rsidRPr="001C3F19">
        <w:rPr>
          <w:rFonts w:ascii="Arial" w:hAnsi="Arial" w:cs="Arial"/>
          <w:sz w:val="20"/>
          <w:szCs w:val="20"/>
        </w:rPr>
        <w:t xml:space="preserve"> </w:t>
      </w:r>
      <w:r w:rsidRPr="001C3F19">
        <w:rPr>
          <w:rFonts w:ascii="Arial" w:hAnsi="Arial" w:cs="Arial"/>
          <w:sz w:val="20"/>
          <w:szCs w:val="20"/>
        </w:rPr>
        <w:t xml:space="preserve">and </w:t>
      </w:r>
      <w:r w:rsidR="000B2069" w:rsidRPr="000B2069">
        <w:rPr>
          <w:rFonts w:ascii="Arial" w:hAnsi="Arial" w:cs="Arial"/>
          <w:sz w:val="20"/>
          <w:szCs w:val="20"/>
        </w:rPr>
        <w:t xml:space="preserve">was associated with more temporally regular patterns of </w:t>
      </w:r>
      <w:r w:rsidR="00146FB1">
        <w:rPr>
          <w:rFonts w:ascii="Arial" w:hAnsi="Arial" w:cs="Arial"/>
          <w:sz w:val="20"/>
          <w:szCs w:val="20"/>
        </w:rPr>
        <w:t>RT</w:t>
      </w:r>
      <w:r w:rsidR="000B2069" w:rsidRPr="000B2069">
        <w:rPr>
          <w:rFonts w:ascii="Arial" w:hAnsi="Arial" w:cs="Arial"/>
          <w:sz w:val="20"/>
          <w:szCs w:val="20"/>
        </w:rPr>
        <w:t xml:space="preserve"> fluctuation across blocks</w:t>
      </w:r>
      <w:r w:rsidRPr="001C3F19">
        <w:rPr>
          <w:rFonts w:ascii="Arial" w:hAnsi="Arial" w:cs="Arial"/>
          <w:sz w:val="20"/>
          <w:szCs w:val="20"/>
        </w:rPr>
        <w:t>.</w:t>
      </w:r>
      <w:r w:rsidR="00B14308" w:rsidRPr="001C3F19">
        <w:rPr>
          <w:rFonts w:ascii="Arial" w:hAnsi="Arial" w:cs="Arial"/>
          <w:sz w:val="20"/>
          <w:szCs w:val="20"/>
        </w:rPr>
        <w:t xml:space="preserve"> </w:t>
      </w:r>
      <w:r w:rsidRPr="001C3F19">
        <w:rPr>
          <w:rFonts w:ascii="Arial" w:hAnsi="Arial" w:cs="Arial"/>
          <w:sz w:val="20"/>
          <w:szCs w:val="20"/>
        </w:rPr>
        <w:t>Here, we revisit this claim in a substantially larger sample and adopt a</w:t>
      </w:r>
      <w:r w:rsidR="00B14308" w:rsidRPr="001C3F19">
        <w:rPr>
          <w:rFonts w:ascii="Arial" w:hAnsi="Arial" w:cs="Arial"/>
          <w:sz w:val="20"/>
          <w:szCs w:val="20"/>
        </w:rPr>
        <w:t>nother</w:t>
      </w:r>
      <w:r w:rsidRPr="001C3F19">
        <w:rPr>
          <w:rFonts w:ascii="Arial" w:hAnsi="Arial" w:cs="Arial"/>
          <w:sz w:val="20"/>
          <w:szCs w:val="20"/>
        </w:rPr>
        <w:t xml:space="preserve"> analytical approach that more directly targets block-level task structure. </w:t>
      </w:r>
      <w:r w:rsidR="00595F69" w:rsidRPr="00595F69">
        <w:rPr>
          <w:rFonts w:ascii="Arial" w:hAnsi="Arial" w:cs="Arial"/>
          <w:sz w:val="20"/>
          <w:szCs w:val="20"/>
        </w:rPr>
        <w:t xml:space="preserve">In our prior spectral analysis, estimation of frequency-specific power was constrained by the relatively short length of the RT time series and by statistical assumptions that may not fully hold for behavioral data. In particular, frequency-based analyses can be vulnerable to spectral leakage, a phenomenon in which power from a true oscillatory component spread into neighboring frequencies when the time series is short or does not contain complete cycles of the </w:t>
      </w:r>
      <w:r w:rsidR="00595F69" w:rsidRPr="00595F69">
        <w:rPr>
          <w:rFonts w:ascii="Arial" w:hAnsi="Arial" w:cs="Arial"/>
          <w:sz w:val="20"/>
          <w:szCs w:val="20"/>
        </w:rPr>
        <w:lastRenderedPageBreak/>
        <w:t>underlying rhythm. In practical terms, this effect can blur rhythmic peaks and reduce confidence that an observed frequency component reflects genuine task-locked structure rather than a sampling artifact</w:t>
      </w:r>
      <w:r w:rsidR="00595F69">
        <w:rPr>
          <w:rFonts w:ascii="Arial" w:hAnsi="Arial" w:cs="Arial"/>
          <w:sz w:val="20"/>
          <w:szCs w:val="20"/>
        </w:rPr>
        <w:t>.</w:t>
      </w:r>
      <w:r w:rsidRPr="001C3F19">
        <w:rPr>
          <w:rFonts w:ascii="Arial" w:hAnsi="Arial" w:cs="Arial"/>
          <w:sz w:val="20"/>
          <w:szCs w:val="20"/>
        </w:rPr>
        <w:t xml:space="preserve"> To address these limitations, we turned to an autocorrelation-based analysis at the block</w:t>
      </w:r>
      <w:r w:rsidR="00880C1C">
        <w:rPr>
          <w:rFonts w:ascii="Arial" w:hAnsi="Arial" w:cs="Arial"/>
          <w:sz w:val="20"/>
          <w:szCs w:val="20"/>
        </w:rPr>
        <w:t>-</w:t>
      </w:r>
      <w:r w:rsidRPr="001C3F19">
        <w:rPr>
          <w:rFonts w:ascii="Arial" w:hAnsi="Arial" w:cs="Arial"/>
          <w:sz w:val="20"/>
          <w:szCs w:val="20"/>
        </w:rPr>
        <w:t>level.</w:t>
      </w:r>
    </w:p>
    <w:p w14:paraId="6B977DDD" w14:textId="73E50ACF" w:rsidR="00DC1B2C" w:rsidRPr="001C3F19" w:rsidRDefault="00DC1B2C" w:rsidP="00DC1B2C">
      <w:pPr>
        <w:spacing w:after="120"/>
        <w:jc w:val="both"/>
        <w:rPr>
          <w:rFonts w:ascii="Arial" w:eastAsia="Times New Roman" w:hAnsi="Arial" w:cs="Arial"/>
          <w:sz w:val="20"/>
          <w:szCs w:val="20"/>
        </w:rPr>
      </w:pPr>
      <w:r w:rsidRPr="001C3F19">
        <w:rPr>
          <w:rFonts w:ascii="Arial" w:eastAsia="Times New Roman" w:hAnsi="Arial" w:cs="Arial"/>
          <w:sz w:val="20"/>
          <w:szCs w:val="20"/>
        </w:rPr>
        <w:t xml:space="preserve">For each participant, RTs were summarized within each block </w:t>
      </w:r>
      <w:r w:rsidR="00DA14E5" w:rsidRPr="00DA14E5">
        <w:rPr>
          <w:rFonts w:ascii="Arial" w:eastAsia="Times New Roman" w:hAnsi="Arial" w:cs="Arial"/>
          <w:sz w:val="20"/>
          <w:szCs w:val="20"/>
        </w:rPr>
        <w:t xml:space="preserve">by computing the mean RT-scale across the 20 trials in that block </w:t>
      </w:r>
      <w:r w:rsidRPr="001C3F19">
        <w:rPr>
          <w:rFonts w:ascii="Arial" w:eastAsia="Times New Roman" w:hAnsi="Arial" w:cs="Arial"/>
          <w:sz w:val="20"/>
          <w:szCs w:val="20"/>
        </w:rPr>
        <w:t>(18 blocks total), yielding a block-wise RT time series that directly matched the temporal structure of the task</w:t>
      </w:r>
      <w:r w:rsidR="00CE6491">
        <w:rPr>
          <w:rFonts w:ascii="Arial" w:eastAsia="Times New Roman" w:hAnsi="Arial" w:cs="Arial"/>
          <w:sz w:val="20"/>
          <w:szCs w:val="20"/>
        </w:rPr>
        <w:t xml:space="preserve"> (</w:t>
      </w:r>
      <w:r w:rsidR="00CE6491" w:rsidRPr="00CE6491">
        <w:rPr>
          <w:rFonts w:ascii="Arial" w:eastAsia="Times New Roman" w:hAnsi="Arial" w:cs="Arial"/>
          <w:sz w:val="20"/>
          <w:szCs w:val="20"/>
        </w:rPr>
        <w:t>see Materials and Methods, Preprocessing and Normalization)</w:t>
      </w:r>
      <w:r w:rsidRPr="001C3F19">
        <w:rPr>
          <w:rFonts w:ascii="Arial" w:eastAsia="Times New Roman" w:hAnsi="Arial" w:cs="Arial"/>
          <w:sz w:val="20"/>
          <w:szCs w:val="20"/>
        </w:rPr>
        <w:t xml:space="preserve">. We then computed block-level autocorrelation functions (ACFs), which quantify similarity in </w:t>
      </w:r>
      <w:r w:rsidR="00BC4189" w:rsidRPr="00BC4189">
        <w:rPr>
          <w:rFonts w:ascii="Arial" w:eastAsia="Times New Roman" w:hAnsi="Arial" w:cs="Arial"/>
          <w:sz w:val="20"/>
          <w:szCs w:val="20"/>
        </w:rPr>
        <w:t>block-averaged</w:t>
      </w:r>
      <w:r w:rsidR="00BC4189">
        <w:rPr>
          <w:rFonts w:ascii="Arial" w:eastAsia="Times New Roman" w:hAnsi="Arial" w:cs="Arial"/>
          <w:sz w:val="20"/>
          <w:szCs w:val="20"/>
        </w:rPr>
        <w:t xml:space="preserve"> </w:t>
      </w:r>
      <w:r w:rsidRPr="001C3F19">
        <w:rPr>
          <w:rFonts w:ascii="Arial" w:eastAsia="Times New Roman" w:hAnsi="Arial" w:cs="Arial"/>
          <w:sz w:val="20"/>
          <w:szCs w:val="20"/>
        </w:rPr>
        <w:t xml:space="preserve">RTs across block lags without requiring </w:t>
      </w:r>
      <w:r w:rsidR="009129E9">
        <w:rPr>
          <w:rFonts w:ascii="Arial" w:eastAsia="Times New Roman" w:hAnsi="Arial" w:cs="Arial"/>
          <w:sz w:val="20"/>
          <w:szCs w:val="20"/>
        </w:rPr>
        <w:t xml:space="preserve">strong </w:t>
      </w:r>
      <w:r w:rsidRPr="001C3F19">
        <w:rPr>
          <w:rFonts w:ascii="Arial" w:eastAsia="Times New Roman" w:hAnsi="Arial" w:cs="Arial"/>
          <w:sz w:val="20"/>
          <w:szCs w:val="20"/>
        </w:rPr>
        <w:t xml:space="preserve">assumptions of stationarity at the </w:t>
      </w:r>
      <w:r w:rsidR="003E7BFE" w:rsidRPr="001C3F19">
        <w:rPr>
          <w:rFonts w:ascii="Arial" w:eastAsia="Times New Roman" w:hAnsi="Arial" w:cs="Arial"/>
          <w:sz w:val="20"/>
          <w:szCs w:val="20"/>
        </w:rPr>
        <w:t>block</w:t>
      </w:r>
      <w:r w:rsidR="00880C1C">
        <w:rPr>
          <w:rFonts w:ascii="Arial" w:eastAsia="Times New Roman" w:hAnsi="Arial" w:cs="Arial"/>
          <w:sz w:val="20"/>
          <w:szCs w:val="20"/>
        </w:rPr>
        <w:t>-</w:t>
      </w:r>
      <w:r w:rsidRPr="001C3F19">
        <w:rPr>
          <w:rFonts w:ascii="Arial" w:eastAsia="Times New Roman" w:hAnsi="Arial" w:cs="Arial"/>
          <w:sz w:val="20"/>
          <w:szCs w:val="20"/>
        </w:rPr>
        <w:t>level. This representation allows direct assessment of whether RT fluctuations are synchronized with the alternating block structure of the task.</w:t>
      </w:r>
      <w:r w:rsidR="00B14308" w:rsidRPr="001C3F19">
        <w:rPr>
          <w:rFonts w:ascii="Arial" w:eastAsia="Times New Roman" w:hAnsi="Arial" w:cs="Arial"/>
          <w:sz w:val="20"/>
          <w:szCs w:val="20"/>
        </w:rPr>
        <w:t xml:space="preserve"> </w:t>
      </w:r>
      <w:r w:rsidR="00CE5C0B" w:rsidRPr="00CE5C0B">
        <w:rPr>
          <w:rFonts w:ascii="Arial" w:eastAsia="Times New Roman" w:hAnsi="Arial" w:cs="Arial"/>
          <w:sz w:val="20"/>
          <w:szCs w:val="20"/>
        </w:rPr>
        <w:t xml:space="preserve">Block-level ACFs revealed a clear oscillatory pattern consistent with the alternating block design in the task, characterized by negative autocorrelation at odd lags (representing transitions between differing block types, i.e., "Death + Me" vs. "Life + Me") and positive autocorrelation at even lags (representing comparisons between the same block types) </w:t>
      </w:r>
      <w:r w:rsidR="00B14308" w:rsidRPr="001C3F19">
        <w:rPr>
          <w:rFonts w:ascii="Arial" w:eastAsia="Times New Roman" w:hAnsi="Arial" w:cs="Arial"/>
          <w:sz w:val="20"/>
          <w:szCs w:val="20"/>
        </w:rPr>
        <w:t>(</w:t>
      </w:r>
      <w:r w:rsidR="00B14308" w:rsidRPr="001C3F19">
        <w:rPr>
          <w:rFonts w:ascii="Arial" w:eastAsia="Times New Roman" w:hAnsi="Arial" w:cs="Arial"/>
          <w:b/>
          <w:bCs/>
          <w:sz w:val="20"/>
          <w:szCs w:val="20"/>
        </w:rPr>
        <w:t>Fig 2.C</w:t>
      </w:r>
      <w:r w:rsidR="00B14308" w:rsidRPr="001C3F19">
        <w:rPr>
          <w:rFonts w:ascii="Arial" w:eastAsia="Times New Roman" w:hAnsi="Arial" w:cs="Arial"/>
          <w:sz w:val="20"/>
          <w:szCs w:val="20"/>
        </w:rPr>
        <w:t>)</w:t>
      </w:r>
      <w:r w:rsidRPr="001C3F19">
        <w:rPr>
          <w:rFonts w:ascii="Arial" w:eastAsia="Times New Roman" w:hAnsi="Arial" w:cs="Arial"/>
          <w:sz w:val="20"/>
          <w:szCs w:val="20"/>
        </w:rPr>
        <w:t>. To quantify this effect across multiple lags, we computed a multi-lag Rhythm Index, defined as the mean difference between even-lag and odd-lag autocorrelations. This index provides a robust summary of rhythmic alignment to the block structure.</w:t>
      </w:r>
    </w:p>
    <w:p w14:paraId="63F9A156" w14:textId="3247B2B4" w:rsidR="00DC1B2C" w:rsidRPr="001C3F19" w:rsidRDefault="00DC1B2C" w:rsidP="00DC1B2C">
      <w:pPr>
        <w:spacing w:after="120"/>
        <w:jc w:val="both"/>
        <w:rPr>
          <w:rFonts w:ascii="Arial" w:hAnsi="Arial" w:cs="Arial"/>
          <w:sz w:val="20"/>
          <w:szCs w:val="20"/>
        </w:rPr>
      </w:pPr>
      <w:r w:rsidRPr="001C3F19">
        <w:rPr>
          <w:rFonts w:ascii="Arial" w:eastAsia="Times New Roman" w:hAnsi="Arial" w:cs="Arial"/>
          <w:sz w:val="20"/>
          <w:szCs w:val="20"/>
        </w:rPr>
        <w:t>Across participants, the Rhythm Index was significantly greater than expected under a within-subject shuffle that destroyed the ABAB block order</w:t>
      </w:r>
      <w:r w:rsidR="00B14308" w:rsidRPr="001C3F19">
        <w:rPr>
          <w:rFonts w:ascii="Arial" w:eastAsia="Times New Roman" w:hAnsi="Arial" w:cs="Arial"/>
          <w:sz w:val="20"/>
          <w:szCs w:val="20"/>
        </w:rPr>
        <w:t xml:space="preserve"> </w:t>
      </w:r>
      <w:r w:rsidR="00B14308" w:rsidRPr="001C3F19">
        <w:rPr>
          <w:rFonts w:ascii="Arial" w:hAnsi="Arial" w:cs="Arial"/>
          <w:sz w:val="20"/>
          <w:szCs w:val="20"/>
        </w:rPr>
        <w:t xml:space="preserve">(where A represents “Death + Me” blocks and B </w:t>
      </w:r>
      <w:r w:rsidR="00146FB1" w:rsidRPr="001C3F19">
        <w:rPr>
          <w:rFonts w:ascii="Arial" w:hAnsi="Arial" w:cs="Arial"/>
          <w:sz w:val="20"/>
          <w:szCs w:val="20"/>
        </w:rPr>
        <w:t>represent</w:t>
      </w:r>
      <w:r w:rsidR="00B14308" w:rsidRPr="001C3F19">
        <w:rPr>
          <w:rFonts w:ascii="Arial" w:hAnsi="Arial" w:cs="Arial"/>
          <w:sz w:val="20"/>
          <w:szCs w:val="20"/>
        </w:rPr>
        <w:t xml:space="preserve"> “Life + Me” blocks)</w:t>
      </w:r>
      <w:r w:rsidRPr="001C3F19">
        <w:rPr>
          <w:rFonts w:ascii="Arial" w:eastAsia="Times New Roman" w:hAnsi="Arial" w:cs="Arial"/>
          <w:sz w:val="20"/>
          <w:szCs w:val="20"/>
        </w:rPr>
        <w:t xml:space="preserve">, demonstrating that the observed rhythmic structure was tightly coupled to the task’s alternating design. Importantly, the rhythm was preserved under shuffles that maintained the ABAB structure while randomizing </w:t>
      </w:r>
      <w:r w:rsidR="007A50BB" w:rsidRPr="007A50BB">
        <w:rPr>
          <w:rFonts w:ascii="Arial" w:eastAsia="Times New Roman" w:hAnsi="Arial" w:cs="Arial"/>
          <w:sz w:val="20"/>
          <w:szCs w:val="20"/>
        </w:rPr>
        <w:t>the order of blocks within each category</w:t>
      </w:r>
      <w:r w:rsidRPr="001C3F19">
        <w:rPr>
          <w:rFonts w:ascii="Arial" w:eastAsia="Times New Roman" w:hAnsi="Arial" w:cs="Arial"/>
          <w:sz w:val="20"/>
          <w:szCs w:val="20"/>
        </w:rPr>
        <w:t>, ruling out explanations based on slow drift, practice effects, or idiosyncratic block content.</w:t>
      </w:r>
      <w:r w:rsidR="00B14308" w:rsidRPr="001C3F19">
        <w:rPr>
          <w:rFonts w:ascii="Arial" w:eastAsia="Times New Roman" w:hAnsi="Arial" w:cs="Arial"/>
          <w:sz w:val="20"/>
          <w:szCs w:val="20"/>
        </w:rPr>
        <w:t xml:space="preserve"> </w:t>
      </w:r>
      <w:r w:rsidRPr="001C3F19">
        <w:rPr>
          <w:rFonts w:ascii="Arial" w:eastAsia="Times New Roman" w:hAnsi="Arial" w:cs="Arial"/>
          <w:sz w:val="20"/>
          <w:szCs w:val="20"/>
        </w:rPr>
        <w:t xml:space="preserve">Critically, the strength of rhythmic entrainment differed reliably between groups. </w:t>
      </w:r>
      <w:r w:rsidR="005D4E75">
        <w:rPr>
          <w:rFonts w:ascii="Arial" w:eastAsia="Times New Roman" w:hAnsi="Arial" w:cs="Arial"/>
          <w:sz w:val="20"/>
          <w:szCs w:val="20"/>
        </w:rPr>
        <w:t>P</w:t>
      </w:r>
      <w:r w:rsidR="005D4E75" w:rsidRPr="001C3F19">
        <w:rPr>
          <w:rFonts w:ascii="Arial" w:eastAsia="Times New Roman" w:hAnsi="Arial" w:cs="Arial"/>
          <w:sz w:val="20"/>
          <w:szCs w:val="20"/>
        </w:rPr>
        <w:t xml:space="preserve">articipants </w:t>
      </w:r>
      <w:r w:rsidR="005D4E75">
        <w:rPr>
          <w:rFonts w:ascii="Arial" w:eastAsia="Times New Roman" w:hAnsi="Arial" w:cs="Arial"/>
          <w:sz w:val="20"/>
          <w:szCs w:val="20"/>
        </w:rPr>
        <w:t>w</w:t>
      </w:r>
      <w:r w:rsidR="003F06C6">
        <w:rPr>
          <w:rFonts w:ascii="Arial" w:hAnsi="Arial" w:cs="Arial"/>
          <w:sz w:val="20"/>
          <w:szCs w:val="20"/>
        </w:rPr>
        <w:t xml:space="preserve">ithout </w:t>
      </w:r>
      <w:r w:rsidRPr="001C3F19">
        <w:rPr>
          <w:rFonts w:ascii="Arial" w:eastAsia="Times New Roman" w:hAnsi="Arial" w:cs="Arial"/>
          <w:sz w:val="20"/>
          <w:szCs w:val="20"/>
        </w:rPr>
        <w:t xml:space="preserve">active SI exhibited a significantly larger Rhythm Index than </w:t>
      </w:r>
      <w:r w:rsidR="00E75097">
        <w:rPr>
          <w:rFonts w:ascii="Arial" w:eastAsia="Times New Roman" w:hAnsi="Arial" w:cs="Arial"/>
          <w:sz w:val="20"/>
          <w:szCs w:val="20"/>
        </w:rPr>
        <w:t xml:space="preserve">with </w:t>
      </w:r>
      <w:r w:rsidRPr="001C3F19">
        <w:rPr>
          <w:rFonts w:ascii="Arial" w:eastAsia="Times New Roman" w:hAnsi="Arial" w:cs="Arial"/>
          <w:sz w:val="20"/>
          <w:szCs w:val="20"/>
        </w:rPr>
        <w:t xml:space="preserve">active SI participants (permutation test, </w:t>
      </w:r>
      <w:r w:rsidRPr="001C3F19">
        <w:rPr>
          <w:rFonts w:ascii="Arial" w:eastAsia="Times New Roman" w:hAnsi="Arial" w:cs="Arial"/>
          <w:i/>
          <w:iCs/>
          <w:sz w:val="20"/>
          <w:szCs w:val="20"/>
        </w:rPr>
        <w:t>p</w:t>
      </w:r>
      <w:r w:rsidRPr="001C3F19">
        <w:rPr>
          <w:rFonts w:ascii="Arial" w:eastAsia="Times New Roman" w:hAnsi="Arial" w:cs="Arial"/>
          <w:sz w:val="20"/>
          <w:szCs w:val="20"/>
        </w:rPr>
        <w:t xml:space="preserve"> = 0.0287), indicating stronger behavioral alignment to the task’s block structure. This group difference persisted under structure-preserving shuffles (</w:t>
      </w:r>
      <w:r w:rsidRPr="001C3F19">
        <w:rPr>
          <w:rFonts w:ascii="Arial" w:eastAsia="Times New Roman" w:hAnsi="Arial" w:cs="Arial"/>
          <w:i/>
          <w:iCs/>
          <w:sz w:val="20"/>
          <w:szCs w:val="20"/>
        </w:rPr>
        <w:t>p</w:t>
      </w:r>
      <w:r w:rsidRPr="001C3F19">
        <w:rPr>
          <w:rFonts w:ascii="Arial" w:eastAsia="Times New Roman" w:hAnsi="Arial" w:cs="Arial"/>
          <w:sz w:val="20"/>
          <w:szCs w:val="20"/>
        </w:rPr>
        <w:t xml:space="preserve"> = 0.007) </w:t>
      </w:r>
      <w:r w:rsidR="00A5131C" w:rsidRPr="00A5131C">
        <w:rPr>
          <w:rFonts w:ascii="Arial" w:eastAsia="Times New Roman" w:hAnsi="Arial" w:cs="Arial"/>
          <w:sz w:val="20"/>
          <w:szCs w:val="20"/>
        </w:rPr>
        <w:t>but was significantly greater than the group differences generated by null models that destroyed the ABAB structure entirely (</w:t>
      </w:r>
      <w:r w:rsidR="00A5131C" w:rsidRPr="001C3F19">
        <w:rPr>
          <w:rFonts w:ascii="Arial" w:eastAsia="Times New Roman" w:hAnsi="Arial" w:cs="Arial"/>
          <w:i/>
          <w:iCs/>
          <w:sz w:val="20"/>
          <w:szCs w:val="20"/>
        </w:rPr>
        <w:t>p</w:t>
      </w:r>
      <w:r w:rsidR="00A5131C" w:rsidRPr="001C3F19">
        <w:rPr>
          <w:rFonts w:ascii="Arial" w:eastAsia="Times New Roman" w:hAnsi="Arial" w:cs="Arial"/>
          <w:sz w:val="20"/>
          <w:szCs w:val="20"/>
        </w:rPr>
        <w:t xml:space="preserve"> &lt; </w:t>
      </w:r>
      <w:proofErr w:type="gramStart"/>
      <w:r w:rsidR="00A5131C" w:rsidRPr="001C3F19">
        <w:rPr>
          <w:rFonts w:ascii="Arial" w:eastAsia="Times New Roman" w:hAnsi="Arial" w:cs="Arial"/>
          <w:sz w:val="20"/>
          <w:szCs w:val="20"/>
        </w:rPr>
        <w:t xml:space="preserve">0.001 </w:t>
      </w:r>
      <w:r w:rsidR="00A5131C" w:rsidRPr="00A5131C">
        <w:rPr>
          <w:rFonts w:ascii="Arial" w:eastAsia="Times New Roman" w:hAnsi="Arial" w:cs="Arial"/>
          <w:sz w:val="20"/>
          <w:szCs w:val="20"/>
        </w:rPr>
        <w:t>)</w:t>
      </w:r>
      <w:proofErr w:type="gramEnd"/>
      <w:r w:rsidR="00A5131C" w:rsidRPr="00A5131C">
        <w:rPr>
          <w:rFonts w:ascii="Arial" w:eastAsia="Times New Roman" w:hAnsi="Arial" w:cs="Arial"/>
          <w:sz w:val="20"/>
          <w:szCs w:val="20"/>
        </w:rPr>
        <w:t>. This demonstrates</w:t>
      </w:r>
      <w:r w:rsidR="00A5131C">
        <w:rPr>
          <w:rFonts w:ascii="Arial" w:eastAsia="Times New Roman" w:hAnsi="Arial" w:cs="Arial"/>
          <w:sz w:val="20"/>
          <w:szCs w:val="20"/>
        </w:rPr>
        <w:t xml:space="preserve"> </w:t>
      </w:r>
      <w:r w:rsidRPr="001C3F19">
        <w:rPr>
          <w:rFonts w:ascii="Arial" w:eastAsia="Times New Roman" w:hAnsi="Arial" w:cs="Arial"/>
          <w:sz w:val="20"/>
          <w:szCs w:val="20"/>
        </w:rPr>
        <w:t>that group differences were specific to task-locked rhythmic dynamics rather than generic autocorrelation in RTs</w:t>
      </w:r>
      <w:r w:rsidR="00245AF6" w:rsidRPr="001C3F19">
        <w:rPr>
          <w:rFonts w:ascii="Arial" w:eastAsia="Times New Roman" w:hAnsi="Arial" w:cs="Arial"/>
          <w:sz w:val="20"/>
          <w:szCs w:val="20"/>
        </w:rPr>
        <w:t xml:space="preserve"> (</w:t>
      </w:r>
      <w:r w:rsidR="00245AF6" w:rsidRPr="001C3F19">
        <w:rPr>
          <w:rFonts w:ascii="Arial" w:eastAsia="Times New Roman" w:hAnsi="Arial" w:cs="Arial"/>
          <w:b/>
          <w:bCs/>
          <w:sz w:val="20"/>
          <w:szCs w:val="20"/>
        </w:rPr>
        <w:t>Fig 2.D</w:t>
      </w:r>
      <w:r w:rsidR="00245AF6" w:rsidRPr="001C3F19">
        <w:rPr>
          <w:rFonts w:ascii="Arial" w:eastAsia="Times New Roman" w:hAnsi="Arial" w:cs="Arial"/>
          <w:sz w:val="20"/>
          <w:szCs w:val="20"/>
        </w:rPr>
        <w:t>)</w:t>
      </w:r>
      <w:r w:rsidRPr="001C3F19">
        <w:rPr>
          <w:rFonts w:ascii="Arial" w:eastAsia="Times New Roman" w:hAnsi="Arial" w:cs="Arial"/>
          <w:sz w:val="20"/>
          <w:szCs w:val="20"/>
        </w:rPr>
        <w:t xml:space="preserve">. </w:t>
      </w:r>
      <w:r w:rsidRPr="001C3F19">
        <w:rPr>
          <w:rFonts w:ascii="Arial" w:hAnsi="Arial" w:cs="Arial"/>
          <w:sz w:val="20"/>
          <w:szCs w:val="20"/>
        </w:rPr>
        <w:t>Stronger rhythmic entrainment reflect</w:t>
      </w:r>
      <w:r w:rsidR="00083FFF" w:rsidRPr="001C3F19">
        <w:rPr>
          <w:rFonts w:ascii="Arial" w:hAnsi="Arial" w:cs="Arial"/>
          <w:sz w:val="20"/>
          <w:szCs w:val="20"/>
        </w:rPr>
        <w:t>s</w:t>
      </w:r>
      <w:r w:rsidRPr="001C3F19">
        <w:rPr>
          <w:rFonts w:ascii="Arial" w:hAnsi="Arial" w:cs="Arial"/>
          <w:sz w:val="20"/>
          <w:szCs w:val="20"/>
        </w:rPr>
        <w:t xml:space="preserve"> more stable or anticipatory encoding of task context across blocks, consistent with greater sensitivity to structured task demands in </w:t>
      </w:r>
      <w:r w:rsidR="00E75097">
        <w:rPr>
          <w:rFonts w:ascii="Arial" w:hAnsi="Arial" w:cs="Arial"/>
          <w:sz w:val="20"/>
          <w:szCs w:val="20"/>
        </w:rPr>
        <w:t xml:space="preserve">without </w:t>
      </w:r>
      <w:r w:rsidRPr="001C3F19">
        <w:rPr>
          <w:rFonts w:ascii="Arial" w:hAnsi="Arial" w:cs="Arial"/>
          <w:sz w:val="20"/>
          <w:szCs w:val="20"/>
        </w:rPr>
        <w:t>active SI participants.</w:t>
      </w:r>
    </w:p>
    <w:p w14:paraId="57D7E60C" w14:textId="02E0ACEA" w:rsidR="00B513DE" w:rsidRPr="006A1BD0" w:rsidRDefault="00A64E99" w:rsidP="005418C9">
      <w:pPr>
        <w:spacing w:before="100" w:beforeAutospacing="1" w:after="100" w:afterAutospacing="1"/>
        <w:jc w:val="both"/>
        <w:rPr>
          <w:rFonts w:ascii="Arial" w:eastAsia="Times New Roman" w:hAnsi="Arial" w:cs="Arial"/>
          <w:color w:val="000000" w:themeColor="text1"/>
          <w:sz w:val="20"/>
          <w:szCs w:val="20"/>
        </w:rPr>
      </w:pPr>
      <w:r w:rsidRPr="00A64E99">
        <w:rPr>
          <w:rFonts w:ascii="Arial" w:eastAsia="Times New Roman" w:hAnsi="Arial" w:cs="Arial"/>
          <w:color w:val="000000" w:themeColor="text1"/>
          <w:sz w:val="20"/>
          <w:szCs w:val="20"/>
        </w:rPr>
        <w:t>To examine whether these findings generalized to a new cohort and were not specific to block length</w:t>
      </w:r>
      <w:r w:rsidR="005765A6" w:rsidRPr="008E3ADB">
        <w:rPr>
          <w:rFonts w:ascii="Arial" w:eastAsia="Times New Roman" w:hAnsi="Arial" w:cs="Arial"/>
          <w:color w:val="000000" w:themeColor="text1"/>
          <w:sz w:val="20"/>
          <w:szCs w:val="20"/>
        </w:rPr>
        <w:t xml:space="preserve">, we administered an online version of the BDIAT using shorter blocks of 10 trials (36 blocks per participant). </w:t>
      </w:r>
      <w:r w:rsidR="001A555C" w:rsidRPr="001A555C">
        <w:rPr>
          <w:rFonts w:ascii="Arial" w:eastAsia="Times New Roman" w:hAnsi="Arial" w:cs="Arial"/>
          <w:color w:val="000000" w:themeColor="text1"/>
          <w:sz w:val="20"/>
          <w:szCs w:val="20"/>
        </w:rPr>
        <w:t>100 participants enrolled via the online platform Prolific, six of whom failed to complete the BDIAT</w:t>
      </w:r>
      <w:r w:rsidR="001A555C">
        <w:rPr>
          <w:rFonts w:ascii="Arial" w:eastAsia="Times New Roman" w:hAnsi="Arial" w:cs="Arial"/>
          <w:color w:val="000000" w:themeColor="text1"/>
          <w:sz w:val="20"/>
          <w:szCs w:val="20"/>
        </w:rPr>
        <w:t xml:space="preserve">. </w:t>
      </w:r>
      <w:r w:rsidR="005765A6" w:rsidRPr="008E3ADB">
        <w:rPr>
          <w:rFonts w:ascii="Arial" w:eastAsia="Times New Roman" w:hAnsi="Arial" w:cs="Arial"/>
          <w:color w:val="000000" w:themeColor="text1"/>
          <w:sz w:val="20"/>
          <w:szCs w:val="20"/>
        </w:rPr>
        <w:t xml:space="preserve">Of the 94 participants who completed the task, 83 were included in the final analysis </w:t>
      </w:r>
      <w:r w:rsidR="00BC2042">
        <w:rPr>
          <w:rFonts w:ascii="Arial" w:eastAsia="Times New Roman" w:hAnsi="Arial" w:cs="Arial"/>
          <w:color w:val="000000" w:themeColor="text1"/>
          <w:sz w:val="20"/>
          <w:szCs w:val="20"/>
        </w:rPr>
        <w:t>and</w:t>
      </w:r>
      <w:r w:rsidR="005765A6" w:rsidRPr="008E3ADB">
        <w:rPr>
          <w:rFonts w:ascii="Arial" w:eastAsia="Times New Roman" w:hAnsi="Arial" w:cs="Arial"/>
          <w:color w:val="000000" w:themeColor="text1"/>
          <w:sz w:val="20"/>
          <w:szCs w:val="20"/>
        </w:rPr>
        <w:t xml:space="preserve"> 11 participants were excluded due to excessive missing or clipped reaction times (&gt;10% of trials). </w:t>
      </w:r>
      <w:r w:rsidR="005418C9" w:rsidRPr="005418C9">
        <w:rPr>
          <w:rFonts w:ascii="Arial" w:eastAsia="Times New Roman" w:hAnsi="Arial" w:cs="Arial"/>
          <w:color w:val="000000" w:themeColor="text1"/>
          <w:sz w:val="20"/>
          <w:szCs w:val="20"/>
        </w:rPr>
        <w:t>Participants were classified into lower- and higher-suicidal-ideation groups based on their self-reported C-SSRS responses</w:t>
      </w:r>
      <w:r w:rsidR="00253432" w:rsidRPr="00253432">
        <w:rPr>
          <w:rFonts w:ascii="Arial" w:eastAsia="Times New Roman" w:hAnsi="Arial" w:cs="Arial"/>
          <w:color w:val="000000" w:themeColor="text1"/>
          <w:sz w:val="20"/>
          <w:szCs w:val="20"/>
          <w:vertAlign w:val="superscript"/>
        </w:rPr>
        <w:t>3</w:t>
      </w:r>
      <w:r w:rsidR="005418C9" w:rsidRPr="005418C9">
        <w:rPr>
          <w:rFonts w:ascii="Arial" w:eastAsia="Times New Roman" w:hAnsi="Arial" w:cs="Arial"/>
          <w:color w:val="000000" w:themeColor="text1"/>
          <w:sz w:val="20"/>
          <w:szCs w:val="20"/>
        </w:rPr>
        <w:t xml:space="preserve">. This classification served as an approximation of the </w:t>
      </w:r>
      <w:r w:rsidR="00EA74B0">
        <w:rPr>
          <w:rFonts w:ascii="Arial" w:eastAsia="Times New Roman" w:hAnsi="Arial" w:cs="Arial"/>
          <w:color w:val="000000" w:themeColor="text1"/>
          <w:sz w:val="20"/>
          <w:szCs w:val="20"/>
        </w:rPr>
        <w:t xml:space="preserve">with </w:t>
      </w:r>
      <w:r w:rsidR="005418C9" w:rsidRPr="005418C9">
        <w:rPr>
          <w:rFonts w:ascii="Arial" w:eastAsia="Times New Roman" w:hAnsi="Arial" w:cs="Arial"/>
          <w:color w:val="000000" w:themeColor="text1"/>
          <w:sz w:val="20"/>
          <w:szCs w:val="20"/>
        </w:rPr>
        <w:t xml:space="preserve">versus without active SI grouping used in the primary </w:t>
      </w:r>
      <w:r w:rsidR="00EA74B0">
        <w:rPr>
          <w:rFonts w:ascii="Arial" w:hAnsi="Arial" w:cs="Arial"/>
          <w:sz w:val="20"/>
          <w:szCs w:val="20"/>
        </w:rPr>
        <w:t>EMA</w:t>
      </w:r>
      <w:r w:rsidR="005418C9" w:rsidRPr="005418C9">
        <w:rPr>
          <w:rFonts w:ascii="Arial" w:eastAsia="Times New Roman" w:hAnsi="Arial" w:cs="Arial"/>
          <w:color w:val="000000" w:themeColor="text1"/>
          <w:sz w:val="20"/>
          <w:szCs w:val="20"/>
        </w:rPr>
        <w:t xml:space="preserve">-characterized cohort, although the assessment instrument and temporal resolution differed. Autocorrelation analyses of reaction times from these 83 participants again revealed a block-locked rhythmic structure consistent with that observed in the primary in-person sample </w:t>
      </w:r>
      <w:r w:rsidR="003A4C43" w:rsidRPr="008E3ADB">
        <w:rPr>
          <w:rFonts w:ascii="Arial" w:eastAsia="Times New Roman" w:hAnsi="Arial" w:cs="Arial"/>
          <w:color w:val="000000" w:themeColor="text1"/>
          <w:sz w:val="20"/>
          <w:szCs w:val="20"/>
        </w:rPr>
        <w:t>(</w:t>
      </w:r>
      <w:r w:rsidR="003A4C43" w:rsidRPr="00797F11">
        <w:rPr>
          <w:rFonts w:ascii="Arial" w:eastAsia="Times New Roman" w:hAnsi="Arial" w:cs="Arial"/>
          <w:b/>
          <w:bCs/>
          <w:color w:val="000000" w:themeColor="text1"/>
          <w:sz w:val="20"/>
          <w:szCs w:val="20"/>
        </w:rPr>
        <w:t>Fig. 2E</w:t>
      </w:r>
      <w:r w:rsidR="003A4C43" w:rsidRPr="008E3ADB">
        <w:rPr>
          <w:rFonts w:ascii="Arial" w:eastAsia="Times New Roman" w:hAnsi="Arial" w:cs="Arial"/>
          <w:color w:val="000000" w:themeColor="text1"/>
          <w:sz w:val="20"/>
          <w:szCs w:val="20"/>
        </w:rPr>
        <w:t xml:space="preserve">). A within-subject shuffle that preserved the ABAB block structure confirmed a significant subject-level Rhythm Index at the </w:t>
      </w:r>
      <w:r w:rsidR="005D26D9" w:rsidRPr="005D26D9">
        <w:rPr>
          <w:rFonts w:ascii="Arial" w:eastAsia="Times New Roman" w:hAnsi="Arial" w:cs="Arial"/>
          <w:color w:val="000000" w:themeColor="text1"/>
          <w:sz w:val="20"/>
          <w:szCs w:val="20"/>
        </w:rPr>
        <w:t xml:space="preserve">task-defined alternation frequency—that is, the periodicity corresponding to the switching between “Death + Me” and “Life + Me” blocks </w:t>
      </w:r>
      <w:r w:rsidR="003A4C43" w:rsidRPr="008E3ADB">
        <w:rPr>
          <w:rFonts w:ascii="Arial" w:eastAsia="Times New Roman" w:hAnsi="Arial" w:cs="Arial"/>
          <w:color w:val="000000" w:themeColor="text1"/>
          <w:sz w:val="20"/>
          <w:szCs w:val="20"/>
        </w:rPr>
        <w:t>(</w:t>
      </w:r>
      <w:r w:rsidR="0046594F">
        <w:rPr>
          <w:rFonts w:ascii="Arial" w:eastAsia="Times New Roman" w:hAnsi="Arial" w:cs="Arial"/>
          <w:color w:val="000000" w:themeColor="text1"/>
          <w:sz w:val="20"/>
          <w:szCs w:val="20"/>
        </w:rPr>
        <w:t>p</w:t>
      </w:r>
      <w:r w:rsidR="003A4C43" w:rsidRPr="008E3ADB">
        <w:rPr>
          <w:rFonts w:ascii="Arial" w:eastAsia="Times New Roman" w:hAnsi="Arial" w:cs="Arial"/>
          <w:color w:val="000000" w:themeColor="text1"/>
          <w:sz w:val="20"/>
          <w:szCs w:val="20"/>
        </w:rPr>
        <w:t xml:space="preserve"> = 0.036), indicating robust task-evoked rhythmicity in the online dataset. </w:t>
      </w:r>
      <w:r w:rsidR="005C4595" w:rsidRPr="005C4595">
        <w:rPr>
          <w:rFonts w:ascii="Arial" w:eastAsia="Times New Roman" w:hAnsi="Arial" w:cs="Arial"/>
          <w:color w:val="000000" w:themeColor="text1"/>
          <w:sz w:val="20"/>
          <w:szCs w:val="20"/>
        </w:rPr>
        <w:t xml:space="preserve">This rhythmic structure was evident across participants and was descriptively more pronounced in the lower–suicidal-ideation group. </w:t>
      </w:r>
      <w:r w:rsidR="003A4C43" w:rsidRPr="008E3ADB">
        <w:rPr>
          <w:rFonts w:ascii="Arial" w:eastAsia="Times New Roman" w:hAnsi="Arial" w:cs="Arial"/>
          <w:color w:val="000000" w:themeColor="text1"/>
          <w:sz w:val="20"/>
          <w:szCs w:val="20"/>
        </w:rPr>
        <w:t xml:space="preserve">In contrast, between-subject group-label permutation tests did not show a reliable group difference in Rhythm Index (p = 0.56), </w:t>
      </w:r>
      <w:r w:rsidR="006A1BD0" w:rsidRPr="006A1BD0">
        <w:rPr>
          <w:rFonts w:ascii="Arial" w:eastAsia="Times New Roman" w:hAnsi="Arial" w:cs="Arial"/>
          <w:color w:val="000000" w:themeColor="text1"/>
          <w:sz w:val="20"/>
          <w:szCs w:val="20"/>
        </w:rPr>
        <w:t xml:space="preserve">nor did rhythm-destroying block permutations (p = 0.34). The absence of a significant group effect indicates that precise temporal </w:t>
      </w:r>
      <w:commentRangeStart w:id="9"/>
      <w:r w:rsidR="006A1BD0" w:rsidRPr="006A1BD0">
        <w:rPr>
          <w:rFonts w:ascii="Arial" w:eastAsia="Times New Roman" w:hAnsi="Arial" w:cs="Arial"/>
          <w:color w:val="000000" w:themeColor="text1"/>
          <w:sz w:val="20"/>
          <w:szCs w:val="20"/>
        </w:rPr>
        <w:t xml:space="preserve">control is </w:t>
      </w:r>
      <w:commentRangeEnd w:id="9"/>
      <w:r w:rsidR="00EA74B0" w:rsidRPr="006A1BD0">
        <w:rPr>
          <w:rStyle w:val="CommentReference"/>
          <w:rFonts w:ascii="Arial" w:eastAsia="Times New Roman" w:hAnsi="Arial" w:cs="Arial"/>
          <w:color w:val="000000" w:themeColor="text1"/>
          <w:sz w:val="20"/>
          <w:szCs w:val="20"/>
        </w:rPr>
        <w:commentReference w:id="9"/>
      </w:r>
      <w:r w:rsidR="006A1BD0" w:rsidRPr="006A1BD0">
        <w:rPr>
          <w:rFonts w:ascii="Arial" w:eastAsia="Times New Roman" w:hAnsi="Arial" w:cs="Arial"/>
          <w:color w:val="000000" w:themeColor="text1"/>
          <w:sz w:val="20"/>
          <w:szCs w:val="20"/>
        </w:rPr>
        <w:t xml:space="preserve">necessary to reveal group differences in the online setting, mirroring findings in our initial </w:t>
      </w:r>
      <w:r w:rsidR="006A1BD0" w:rsidRPr="006A1BD0">
        <w:rPr>
          <w:rFonts w:ascii="Arial" w:eastAsia="Times New Roman" w:hAnsi="Arial" w:cs="Arial"/>
          <w:color w:val="000000" w:themeColor="text1"/>
          <w:sz w:val="20"/>
          <w:szCs w:val="20"/>
        </w:rPr>
        <w:lastRenderedPageBreak/>
        <w:t>in-person sample, and that differences in risk characterization persist when using different risk assessment instruments (here: the C-SSRS, versus EMA in the initial sample). Despite these differences, the block-level rhythmic structure closely replicates the pattern observed with 20-trial blocks, demonstrating that entrainment to block-level task context generalizes across task parameters and data collection environments</w:t>
      </w:r>
      <w:r w:rsidR="003A4C43" w:rsidRPr="00877AD3">
        <w:rPr>
          <w:rFonts w:ascii="Arial" w:eastAsia="Times New Roman" w:hAnsi="Arial" w:cs="Arial"/>
          <w:color w:val="000000" w:themeColor="text1"/>
          <w:sz w:val="20"/>
          <w:szCs w:val="20"/>
        </w:rPr>
        <w:t>.</w:t>
      </w:r>
    </w:p>
    <w:p w14:paraId="16341275" w14:textId="280FFD40" w:rsidR="00A87499" w:rsidRPr="001C3F19" w:rsidRDefault="001E20D1" w:rsidP="00A87499">
      <w:pPr>
        <w:pStyle w:val="NormalWeb"/>
        <w:jc w:val="both"/>
        <w:rPr>
          <w:rFonts w:ascii="Arial" w:hAnsi="Arial" w:cs="Arial"/>
          <w:sz w:val="20"/>
          <w:szCs w:val="20"/>
        </w:rPr>
      </w:pPr>
      <w:r w:rsidRPr="001C3F19">
        <w:rPr>
          <w:rFonts w:ascii="Arial" w:hAnsi="Arial" w:cs="Arial"/>
          <w:b/>
          <w:bCs/>
          <w:color w:val="000000"/>
          <w:sz w:val="20"/>
          <w:szCs w:val="20"/>
        </w:rPr>
        <w:t>Temporal Encoding of SI State Is Evident in RT</w:t>
      </w:r>
      <w:r w:rsidR="00B14308" w:rsidRPr="001C3F19">
        <w:rPr>
          <w:rFonts w:ascii="Arial" w:hAnsi="Arial" w:cs="Arial"/>
          <w:b/>
          <w:bCs/>
          <w:color w:val="000000"/>
          <w:sz w:val="20"/>
          <w:szCs w:val="20"/>
        </w:rPr>
        <w:t xml:space="preserve"> Trial</w:t>
      </w:r>
      <w:r w:rsidRPr="001C3F19">
        <w:rPr>
          <w:rFonts w:ascii="Arial" w:hAnsi="Arial" w:cs="Arial"/>
          <w:b/>
          <w:bCs/>
          <w:color w:val="000000"/>
          <w:sz w:val="20"/>
          <w:szCs w:val="20"/>
        </w:rPr>
        <w:t xml:space="preserve">s </w:t>
      </w:r>
      <w:r w:rsidR="00677E5F">
        <w:rPr>
          <w:rFonts w:ascii="Arial" w:hAnsi="Arial" w:cs="Arial"/>
          <w:sz w:val="20"/>
          <w:szCs w:val="20"/>
        </w:rPr>
        <w:t>The p</w:t>
      </w:r>
      <w:r w:rsidR="0010015B" w:rsidRPr="001C3F19">
        <w:rPr>
          <w:rFonts w:ascii="Arial" w:hAnsi="Arial" w:cs="Arial"/>
          <w:sz w:val="20"/>
          <w:szCs w:val="20"/>
        </w:rPr>
        <w:t xml:space="preserve">revious section established </w:t>
      </w:r>
      <w:r w:rsidR="00D8338E" w:rsidRPr="001C3F19">
        <w:rPr>
          <w:rFonts w:ascii="Arial" w:hAnsi="Arial" w:cs="Arial"/>
          <w:sz w:val="20"/>
          <w:szCs w:val="20"/>
        </w:rPr>
        <w:t xml:space="preserve">the </w:t>
      </w:r>
      <w:r w:rsidR="007E6DAE" w:rsidRPr="001C3F19">
        <w:rPr>
          <w:rFonts w:ascii="Arial" w:hAnsi="Arial" w:cs="Arial"/>
          <w:sz w:val="20"/>
          <w:szCs w:val="20"/>
        </w:rPr>
        <w:t>block</w:t>
      </w:r>
      <w:r w:rsidR="00031069">
        <w:rPr>
          <w:rFonts w:ascii="Arial" w:hAnsi="Arial" w:cs="Arial"/>
          <w:sz w:val="20"/>
          <w:szCs w:val="20"/>
        </w:rPr>
        <w:t>-</w:t>
      </w:r>
      <w:r w:rsidR="0010015B" w:rsidRPr="001C3F19">
        <w:rPr>
          <w:rFonts w:ascii="Arial" w:hAnsi="Arial" w:cs="Arial"/>
          <w:sz w:val="20"/>
          <w:szCs w:val="20"/>
        </w:rPr>
        <w:t xml:space="preserve">level encoding </w:t>
      </w:r>
      <w:r w:rsidR="007E6DAE" w:rsidRPr="001C3F19">
        <w:rPr>
          <w:rFonts w:ascii="Arial" w:hAnsi="Arial" w:cs="Arial"/>
          <w:sz w:val="20"/>
          <w:szCs w:val="20"/>
        </w:rPr>
        <w:t>mechanism</w:t>
      </w:r>
      <w:r w:rsidR="0010015B" w:rsidRPr="001C3F19">
        <w:rPr>
          <w:rFonts w:ascii="Arial" w:hAnsi="Arial" w:cs="Arial"/>
          <w:sz w:val="20"/>
          <w:szCs w:val="20"/>
        </w:rPr>
        <w:t xml:space="preserve"> of near-term </w:t>
      </w:r>
      <w:r w:rsidR="0036310E" w:rsidRPr="001C3F19">
        <w:rPr>
          <w:rFonts w:ascii="Arial" w:hAnsi="Arial" w:cs="Arial"/>
          <w:sz w:val="20"/>
          <w:szCs w:val="20"/>
        </w:rPr>
        <w:t>suicid</w:t>
      </w:r>
      <w:r w:rsidR="0036310E">
        <w:rPr>
          <w:rFonts w:ascii="Arial" w:hAnsi="Arial" w:cs="Arial"/>
          <w:sz w:val="20"/>
          <w:szCs w:val="20"/>
        </w:rPr>
        <w:t>e</w:t>
      </w:r>
      <w:r w:rsidR="0036310E" w:rsidRPr="001C3F19">
        <w:rPr>
          <w:rFonts w:ascii="Arial" w:hAnsi="Arial" w:cs="Arial"/>
          <w:sz w:val="20"/>
          <w:szCs w:val="20"/>
        </w:rPr>
        <w:t xml:space="preserve"> </w:t>
      </w:r>
      <w:r w:rsidR="0010015B" w:rsidRPr="001C3F19">
        <w:rPr>
          <w:rFonts w:ascii="Arial" w:hAnsi="Arial" w:cs="Arial"/>
          <w:sz w:val="20"/>
          <w:szCs w:val="20"/>
        </w:rPr>
        <w:t xml:space="preserve">risk; now, we turn </w:t>
      </w:r>
      <w:r w:rsidR="00394BE4">
        <w:rPr>
          <w:rFonts w:ascii="Arial" w:hAnsi="Arial" w:cs="Arial"/>
          <w:sz w:val="20"/>
          <w:szCs w:val="20"/>
        </w:rPr>
        <w:t>to the</w:t>
      </w:r>
      <w:r w:rsidR="0010015B" w:rsidRPr="001C3F19">
        <w:rPr>
          <w:rFonts w:ascii="Arial" w:hAnsi="Arial" w:cs="Arial"/>
          <w:sz w:val="20"/>
          <w:szCs w:val="20"/>
        </w:rPr>
        <w:t xml:space="preserve"> trial level and probe how participant RTs change within blocks and in particular in response to switch cost. T</w:t>
      </w:r>
      <w:r w:rsidR="00A87499" w:rsidRPr="001C3F19">
        <w:rPr>
          <w:rFonts w:ascii="Arial" w:hAnsi="Arial" w:cs="Arial"/>
          <w:sz w:val="20"/>
          <w:szCs w:val="20"/>
        </w:rPr>
        <w:t xml:space="preserve">o characterize trial-wise adjustments in </w:t>
      </w:r>
      <w:r w:rsidR="0010015B" w:rsidRPr="001C3F19">
        <w:rPr>
          <w:rFonts w:ascii="Arial" w:hAnsi="Arial" w:cs="Arial"/>
          <w:sz w:val="20"/>
          <w:szCs w:val="20"/>
        </w:rPr>
        <w:t>RTs</w:t>
      </w:r>
      <w:r w:rsidR="00A87499" w:rsidRPr="001C3F19">
        <w:rPr>
          <w:rFonts w:ascii="Arial" w:hAnsi="Arial" w:cs="Arial"/>
          <w:sz w:val="20"/>
          <w:szCs w:val="20"/>
        </w:rPr>
        <w:t xml:space="preserve">, we </w:t>
      </w:r>
      <w:r w:rsidR="0010015B" w:rsidRPr="001C3F19">
        <w:rPr>
          <w:rFonts w:ascii="Arial" w:hAnsi="Arial" w:cs="Arial"/>
          <w:sz w:val="20"/>
          <w:szCs w:val="20"/>
        </w:rPr>
        <w:t xml:space="preserve">first </w:t>
      </w:r>
      <w:r w:rsidR="00A87499" w:rsidRPr="001C3F19">
        <w:rPr>
          <w:rFonts w:ascii="Arial" w:hAnsi="Arial" w:cs="Arial"/>
          <w:sz w:val="20"/>
          <w:szCs w:val="20"/>
        </w:rPr>
        <w:t xml:space="preserve">applied an adaptive filtering procedure to impute missing and censored RTs while estimating a participant-specific baseline RT (see </w:t>
      </w:r>
      <w:r w:rsidR="0047092B" w:rsidRPr="009E2643">
        <w:rPr>
          <w:rFonts w:ascii="Arial" w:hAnsi="Arial" w:cs="Arial"/>
          <w:sz w:val="20"/>
          <w:szCs w:val="20"/>
        </w:rPr>
        <w:t>Materials and Methods</w:t>
      </w:r>
      <w:r w:rsidR="0047092B">
        <w:rPr>
          <w:rFonts w:ascii="Arial" w:hAnsi="Arial" w:cs="Arial"/>
          <w:sz w:val="20"/>
          <w:szCs w:val="20"/>
        </w:rPr>
        <w:t>,</w:t>
      </w:r>
      <w:r w:rsidR="0047092B" w:rsidRPr="0047092B">
        <w:t xml:space="preserve"> </w:t>
      </w:r>
      <w:r w:rsidR="0047092B" w:rsidRPr="0047092B">
        <w:rPr>
          <w:rFonts w:ascii="Arial" w:hAnsi="Arial" w:cs="Arial"/>
          <w:sz w:val="20"/>
          <w:szCs w:val="20"/>
        </w:rPr>
        <w:t>Preprocessing and Normalization</w:t>
      </w:r>
      <w:r w:rsidR="00A87499" w:rsidRPr="001C3F19">
        <w:rPr>
          <w:rFonts w:ascii="Arial" w:hAnsi="Arial" w:cs="Arial"/>
          <w:sz w:val="20"/>
          <w:szCs w:val="20"/>
        </w:rPr>
        <w:t xml:space="preserve">). </w:t>
      </w:r>
      <w:r w:rsidR="00090CD0" w:rsidRPr="00090CD0">
        <w:rPr>
          <w:rFonts w:ascii="Arial" w:hAnsi="Arial" w:cs="Arial"/>
          <w:sz w:val="20"/>
          <w:szCs w:val="20"/>
        </w:rPr>
        <w:t>Observed RTs were then factorized into two components: an individual baseline capturing typical response speed, and a trial-level scaling term (RT-scale) that quantifies proportional deviation from this baseline.</w:t>
      </w:r>
    </w:p>
    <w:p w14:paraId="66B4E2C0" w14:textId="6ABC0313" w:rsidR="00A87499" w:rsidRPr="001C3F19" w:rsidRDefault="00A87499" w:rsidP="00A87499">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b/>
          <w:bCs/>
          <w:sz w:val="20"/>
          <w:szCs w:val="20"/>
        </w:rPr>
        <w:t>Fig</w:t>
      </w:r>
      <w:r w:rsidR="00B14308" w:rsidRPr="001C3F19">
        <w:rPr>
          <w:rFonts w:ascii="Arial" w:eastAsia="Times New Roman" w:hAnsi="Arial" w:cs="Arial"/>
          <w:b/>
          <w:bCs/>
          <w:sz w:val="20"/>
          <w:szCs w:val="20"/>
        </w:rPr>
        <w:t>s.</w:t>
      </w:r>
      <w:r w:rsidRPr="001C3F19">
        <w:rPr>
          <w:rFonts w:ascii="Arial" w:eastAsia="Times New Roman" w:hAnsi="Arial" w:cs="Arial"/>
          <w:b/>
          <w:bCs/>
          <w:sz w:val="20"/>
          <w:szCs w:val="20"/>
        </w:rPr>
        <w:t xml:space="preserve"> </w:t>
      </w:r>
      <w:r w:rsidR="00D8338E" w:rsidRPr="001C3F19">
        <w:rPr>
          <w:rFonts w:ascii="Arial" w:eastAsia="Times New Roman" w:hAnsi="Arial" w:cs="Arial"/>
          <w:b/>
          <w:bCs/>
          <w:sz w:val="20"/>
          <w:szCs w:val="20"/>
        </w:rPr>
        <w:t>3A</w:t>
      </w:r>
      <w:r w:rsidRPr="001C3F19">
        <w:rPr>
          <w:rFonts w:ascii="Arial" w:eastAsia="Times New Roman" w:hAnsi="Arial" w:cs="Arial"/>
          <w:b/>
          <w:bCs/>
          <w:sz w:val="20"/>
          <w:szCs w:val="20"/>
        </w:rPr>
        <w:t xml:space="preserve"> and </w:t>
      </w:r>
      <w:r w:rsidR="00D8338E" w:rsidRPr="001C3F19">
        <w:rPr>
          <w:rFonts w:ascii="Arial" w:eastAsia="Times New Roman" w:hAnsi="Arial" w:cs="Arial"/>
          <w:b/>
          <w:bCs/>
          <w:sz w:val="20"/>
          <w:szCs w:val="20"/>
        </w:rPr>
        <w:t>3B</w:t>
      </w:r>
      <w:r w:rsidRPr="001C3F19">
        <w:rPr>
          <w:rFonts w:ascii="Arial" w:eastAsia="Times New Roman" w:hAnsi="Arial" w:cs="Arial"/>
          <w:sz w:val="20"/>
          <w:szCs w:val="20"/>
        </w:rPr>
        <w:t xml:space="preserve"> show the group-level trajectories of RT-scale mean </w:t>
      </w:r>
      <w:r w:rsidR="004B5764" w:rsidRPr="001C3F19">
        <w:rPr>
          <w:rFonts w:ascii="Arial" w:eastAsia="Times New Roman" w:hAnsi="Arial" w:cs="Arial"/>
          <w:sz w:val="20"/>
          <w:szCs w:val="20"/>
        </w:rPr>
        <w:t>in “</w:t>
      </w:r>
      <w:r w:rsidR="00B14308" w:rsidRPr="001C3F19">
        <w:rPr>
          <w:rFonts w:ascii="Arial" w:eastAsia="Times New Roman" w:hAnsi="Arial" w:cs="Arial"/>
          <w:sz w:val="20"/>
          <w:szCs w:val="20"/>
        </w:rPr>
        <w:t>Death + Me</w:t>
      </w:r>
      <w:r w:rsidR="004B5764" w:rsidRPr="001C3F19">
        <w:rPr>
          <w:rFonts w:ascii="Arial" w:eastAsia="Times New Roman" w:hAnsi="Arial" w:cs="Arial"/>
          <w:sz w:val="20"/>
          <w:szCs w:val="20"/>
        </w:rPr>
        <w:t>” and “</w:t>
      </w:r>
      <w:r w:rsidR="00B14308" w:rsidRPr="001C3F19">
        <w:rPr>
          <w:rFonts w:ascii="Arial" w:eastAsia="Times New Roman" w:hAnsi="Arial" w:cs="Arial"/>
          <w:sz w:val="20"/>
          <w:szCs w:val="20"/>
        </w:rPr>
        <w:t>Life + Me</w:t>
      </w:r>
      <w:r w:rsidR="004B5764" w:rsidRPr="001C3F19">
        <w:rPr>
          <w:rFonts w:ascii="Arial" w:eastAsia="Times New Roman" w:hAnsi="Arial" w:cs="Arial"/>
          <w:sz w:val="20"/>
          <w:szCs w:val="20"/>
        </w:rPr>
        <w:t>” blocks</w:t>
      </w:r>
      <w:r w:rsidRPr="001C3F19">
        <w:rPr>
          <w:rFonts w:ascii="Arial" w:eastAsia="Times New Roman" w:hAnsi="Arial" w:cs="Arial"/>
          <w:sz w:val="20"/>
          <w:szCs w:val="20"/>
        </w:rPr>
        <w:t xml:space="preserve"> across the </w:t>
      </w:r>
      <w:r w:rsidR="000F1470" w:rsidRPr="001C3F19">
        <w:rPr>
          <w:rFonts w:ascii="Arial" w:eastAsia="Times New Roman" w:hAnsi="Arial" w:cs="Arial"/>
          <w:sz w:val="20"/>
          <w:szCs w:val="20"/>
        </w:rPr>
        <w:t>20 trials</w:t>
      </w:r>
      <w:r w:rsidR="000F1470">
        <w:rPr>
          <w:rFonts w:ascii="Arial" w:eastAsia="Times New Roman" w:hAnsi="Arial" w:cs="Arial"/>
          <w:sz w:val="20"/>
          <w:szCs w:val="20"/>
        </w:rPr>
        <w:t xml:space="preserve"> of each block</w:t>
      </w:r>
      <w:r w:rsidRPr="001C3F19">
        <w:rPr>
          <w:rFonts w:ascii="Arial" w:eastAsia="Times New Roman" w:hAnsi="Arial" w:cs="Arial"/>
          <w:sz w:val="20"/>
          <w:szCs w:val="20"/>
        </w:rPr>
        <w:t>. On the first trial, both groups exhibited a marked elevation in RT, with a mean scale value of approximately 1.25 in both blocks—</w:t>
      </w:r>
      <w:r w:rsidRPr="001C3F19">
        <w:rPr>
          <w:rFonts w:ascii="Arial" w:eastAsia="Times New Roman" w:hAnsi="Arial" w:cs="Arial"/>
          <w:color w:val="000000" w:themeColor="text1"/>
          <w:sz w:val="20"/>
          <w:szCs w:val="20"/>
        </w:rPr>
        <w:t>corresponding to a ~25% increase over baseline. Neither effect was statistically significant after correction (</w:t>
      </w:r>
      <w:r w:rsidR="0041188C" w:rsidRPr="001C3F19">
        <w:rPr>
          <w:rFonts w:ascii="Arial" w:eastAsia="Times New Roman" w:hAnsi="Arial" w:cs="Arial"/>
          <w:color w:val="000000" w:themeColor="text1"/>
          <w:sz w:val="20"/>
          <w:szCs w:val="20"/>
        </w:rPr>
        <w:t>q</w:t>
      </w:r>
      <w:r w:rsidRPr="001C3F19">
        <w:rPr>
          <w:rFonts w:ascii="Arial" w:eastAsia="Times New Roman" w:hAnsi="Arial" w:cs="Arial"/>
          <w:color w:val="000000" w:themeColor="text1"/>
          <w:sz w:val="20"/>
          <w:szCs w:val="20"/>
        </w:rPr>
        <w:t xml:space="preserve">= </w:t>
      </w:r>
      <w:r w:rsidR="00C87073" w:rsidRPr="001C3F19">
        <w:rPr>
          <w:rFonts w:ascii="Arial" w:eastAsia="Times New Roman" w:hAnsi="Arial" w:cs="Arial"/>
          <w:color w:val="000000" w:themeColor="text1"/>
          <w:sz w:val="20"/>
          <w:szCs w:val="20"/>
        </w:rPr>
        <w:t>0.3875 for “Death</w:t>
      </w:r>
      <w:r w:rsidR="00A32287" w:rsidRPr="001C3F19">
        <w:rPr>
          <w:rFonts w:ascii="Arial" w:eastAsia="Times New Roman" w:hAnsi="Arial" w:cs="Arial"/>
          <w:color w:val="000000" w:themeColor="text1"/>
          <w:sz w:val="20"/>
          <w:szCs w:val="20"/>
        </w:rPr>
        <w:t xml:space="preserve"> </w:t>
      </w:r>
      <w:r w:rsidR="00C87073" w:rsidRPr="001C3F19">
        <w:rPr>
          <w:rFonts w:ascii="Arial" w:eastAsia="Times New Roman" w:hAnsi="Arial" w:cs="Arial"/>
          <w:color w:val="000000" w:themeColor="text1"/>
          <w:sz w:val="20"/>
          <w:szCs w:val="20"/>
        </w:rPr>
        <w:t>+</w:t>
      </w:r>
      <w:r w:rsidR="00A32287" w:rsidRPr="001C3F19">
        <w:rPr>
          <w:rFonts w:ascii="Arial" w:eastAsia="Times New Roman" w:hAnsi="Arial" w:cs="Arial"/>
          <w:color w:val="000000" w:themeColor="text1"/>
          <w:sz w:val="20"/>
          <w:szCs w:val="20"/>
        </w:rPr>
        <w:t xml:space="preserve"> </w:t>
      </w:r>
      <w:r w:rsidR="00C87073" w:rsidRPr="001C3F19">
        <w:rPr>
          <w:rFonts w:ascii="Arial" w:eastAsia="Times New Roman" w:hAnsi="Arial" w:cs="Arial"/>
          <w:color w:val="000000" w:themeColor="text1"/>
          <w:sz w:val="20"/>
          <w:szCs w:val="20"/>
        </w:rPr>
        <w:t xml:space="preserve">Me” and </w:t>
      </w:r>
      <w:r w:rsidR="0041188C" w:rsidRPr="001C3F19">
        <w:rPr>
          <w:rFonts w:ascii="Arial" w:eastAsia="Times New Roman" w:hAnsi="Arial" w:cs="Arial"/>
          <w:color w:val="000000" w:themeColor="text1"/>
          <w:sz w:val="20"/>
          <w:szCs w:val="20"/>
        </w:rPr>
        <w:t>q</w:t>
      </w:r>
      <w:r w:rsidR="00C87073" w:rsidRPr="001C3F19">
        <w:rPr>
          <w:rFonts w:ascii="Arial" w:eastAsia="Times New Roman" w:hAnsi="Arial" w:cs="Arial"/>
          <w:color w:val="000000" w:themeColor="text1"/>
          <w:sz w:val="20"/>
          <w:szCs w:val="20"/>
        </w:rPr>
        <w:t>= 1 for “Life</w:t>
      </w:r>
      <w:r w:rsidR="00E725C7" w:rsidRPr="001C3F19">
        <w:rPr>
          <w:rFonts w:ascii="Arial" w:eastAsia="Times New Roman" w:hAnsi="Arial" w:cs="Arial"/>
          <w:color w:val="000000" w:themeColor="text1"/>
          <w:sz w:val="20"/>
          <w:szCs w:val="20"/>
        </w:rPr>
        <w:t xml:space="preserve"> </w:t>
      </w:r>
      <w:r w:rsidR="00C87073" w:rsidRPr="001C3F19">
        <w:rPr>
          <w:rFonts w:ascii="Arial" w:eastAsia="Times New Roman" w:hAnsi="Arial" w:cs="Arial"/>
          <w:color w:val="000000" w:themeColor="text1"/>
          <w:sz w:val="20"/>
          <w:szCs w:val="20"/>
        </w:rPr>
        <w:t>+</w:t>
      </w:r>
      <w:r w:rsidR="00E725C7" w:rsidRPr="001C3F19">
        <w:rPr>
          <w:rFonts w:ascii="Arial" w:eastAsia="Times New Roman" w:hAnsi="Arial" w:cs="Arial"/>
          <w:color w:val="000000" w:themeColor="text1"/>
          <w:sz w:val="20"/>
          <w:szCs w:val="20"/>
        </w:rPr>
        <w:t xml:space="preserve"> </w:t>
      </w:r>
      <w:r w:rsidR="00C87073" w:rsidRPr="001C3F19">
        <w:rPr>
          <w:rFonts w:ascii="Arial" w:eastAsia="Times New Roman" w:hAnsi="Arial" w:cs="Arial"/>
          <w:color w:val="000000" w:themeColor="text1"/>
          <w:sz w:val="20"/>
          <w:szCs w:val="20"/>
        </w:rPr>
        <w:t>Me”</w:t>
      </w:r>
      <w:r w:rsidR="00E25976" w:rsidRPr="001C3F19">
        <w:rPr>
          <w:rFonts w:ascii="Arial" w:eastAsia="Times New Roman" w:hAnsi="Arial" w:cs="Arial"/>
          <w:color w:val="000000" w:themeColor="text1"/>
          <w:sz w:val="20"/>
          <w:szCs w:val="20"/>
        </w:rPr>
        <w:t xml:space="preserve">. </w:t>
      </w:r>
      <w:r w:rsidR="00D21CA8">
        <w:rPr>
          <w:rFonts w:ascii="Arial" w:eastAsia="Times New Roman" w:hAnsi="Arial" w:cs="Arial"/>
          <w:color w:val="000000" w:themeColor="text1"/>
          <w:sz w:val="20"/>
          <w:szCs w:val="20"/>
        </w:rPr>
        <w:t xml:space="preserve">Here </w:t>
      </w:r>
      <w:r w:rsidR="00E25976" w:rsidRPr="001C3F19">
        <w:rPr>
          <w:rFonts w:ascii="Arial" w:hAnsi="Arial" w:cs="Arial"/>
          <w:color w:val="000000" w:themeColor="text1"/>
          <w:sz w:val="20"/>
          <w:szCs w:val="20"/>
        </w:rPr>
        <w:t>q</w:t>
      </w:r>
      <w:r w:rsidR="00D21CA8">
        <w:rPr>
          <w:rFonts w:ascii="Arial" w:hAnsi="Arial" w:cs="Arial"/>
          <w:color w:val="000000" w:themeColor="text1"/>
          <w:sz w:val="20"/>
          <w:szCs w:val="20"/>
        </w:rPr>
        <w:t>-values</w:t>
      </w:r>
      <w:r w:rsidR="00E25976" w:rsidRPr="001C3F19">
        <w:rPr>
          <w:rFonts w:ascii="Arial" w:hAnsi="Arial" w:cs="Arial"/>
          <w:color w:val="000000" w:themeColor="text1"/>
          <w:sz w:val="20"/>
          <w:szCs w:val="20"/>
        </w:rPr>
        <w:t xml:space="preserve"> are p-values corrected for multiple comparisons using the </w:t>
      </w:r>
      <w:proofErr w:type="spellStart"/>
      <w:r w:rsidR="00AB7642" w:rsidRPr="009274A0">
        <w:rPr>
          <w:rFonts w:ascii="Arial" w:hAnsi="Arial" w:cs="Arial"/>
          <w:color w:val="000000"/>
          <w:sz w:val="20"/>
          <w:szCs w:val="20"/>
        </w:rPr>
        <w:t>Benjamini</w:t>
      </w:r>
      <w:proofErr w:type="spellEnd"/>
      <w:r w:rsidR="00AB7642" w:rsidRPr="009274A0">
        <w:rPr>
          <w:rFonts w:ascii="Arial" w:hAnsi="Arial" w:cs="Arial"/>
          <w:color w:val="000000"/>
          <w:sz w:val="20"/>
          <w:szCs w:val="20"/>
        </w:rPr>
        <w:t xml:space="preserve">–Hochberg </w:t>
      </w:r>
      <w:r w:rsidR="00FD713E">
        <w:rPr>
          <w:rFonts w:ascii="Arial" w:hAnsi="Arial" w:cs="Arial"/>
          <w:color w:val="000000"/>
          <w:sz w:val="20"/>
          <w:szCs w:val="20"/>
        </w:rPr>
        <w:t>f</w:t>
      </w:r>
      <w:r w:rsidR="006B7B00" w:rsidRPr="009274A0">
        <w:rPr>
          <w:rFonts w:ascii="Arial" w:hAnsi="Arial" w:cs="Arial"/>
          <w:color w:val="000000"/>
          <w:sz w:val="20"/>
          <w:szCs w:val="20"/>
        </w:rPr>
        <w:t xml:space="preserve">alse </w:t>
      </w:r>
      <w:r w:rsidR="00FD713E">
        <w:rPr>
          <w:rFonts w:ascii="Arial" w:hAnsi="Arial" w:cs="Arial"/>
          <w:color w:val="000000"/>
          <w:sz w:val="20"/>
          <w:szCs w:val="20"/>
        </w:rPr>
        <w:t>d</w:t>
      </w:r>
      <w:r w:rsidR="006B7B00" w:rsidRPr="009274A0">
        <w:rPr>
          <w:rFonts w:ascii="Arial" w:hAnsi="Arial" w:cs="Arial"/>
          <w:color w:val="000000"/>
          <w:sz w:val="20"/>
          <w:szCs w:val="20"/>
        </w:rPr>
        <w:t xml:space="preserve">iscovery </w:t>
      </w:r>
      <w:r w:rsidR="00FD713E">
        <w:rPr>
          <w:rFonts w:ascii="Arial" w:hAnsi="Arial" w:cs="Arial"/>
          <w:color w:val="000000"/>
          <w:sz w:val="20"/>
          <w:szCs w:val="20"/>
        </w:rPr>
        <w:t>r</w:t>
      </w:r>
      <w:r w:rsidR="006B7B00" w:rsidRPr="009274A0">
        <w:rPr>
          <w:rFonts w:ascii="Arial" w:hAnsi="Arial" w:cs="Arial"/>
          <w:color w:val="000000"/>
          <w:sz w:val="20"/>
          <w:szCs w:val="20"/>
        </w:rPr>
        <w:t>ate (FDR) procedure</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079722873"/>
          <w:placeholder>
            <w:docPart w:val="AC08B7BBC5BA4F66A63C4751591A79FE"/>
          </w:placeholder>
        </w:sdtPr>
        <w:sdtEndPr/>
        <w:sdtContent>
          <w:r w:rsidR="00133EDC">
            <w:rPr>
              <w:rFonts w:ascii="Arial" w:hAnsi="Arial" w:cs="Arial"/>
              <w:color w:val="000000"/>
              <w:sz w:val="20"/>
              <w:szCs w:val="20"/>
              <w:vertAlign w:val="superscript"/>
            </w:rPr>
            <w:t>25</w:t>
          </w:r>
        </w:sdtContent>
      </w:sdt>
      <w:r w:rsidR="00E25976" w:rsidRPr="001C3F19">
        <w:rPr>
          <w:rFonts w:ascii="Arial" w:hAnsi="Arial" w:cs="Arial"/>
          <w:color w:val="000000" w:themeColor="text1"/>
          <w:sz w:val="20"/>
          <w:szCs w:val="20"/>
        </w:rPr>
        <w:t>, which controls the expected proportion of false positives among significant results.</w:t>
      </w:r>
      <w:r w:rsidRPr="001C3F19">
        <w:rPr>
          <w:rFonts w:ascii="Arial" w:eastAsia="Times New Roman" w:hAnsi="Arial" w:cs="Arial"/>
          <w:color w:val="000000" w:themeColor="text1"/>
          <w:sz w:val="20"/>
          <w:szCs w:val="20"/>
        </w:rPr>
        <w:t xml:space="preserve">). </w:t>
      </w:r>
      <w:r w:rsidR="004B5764" w:rsidRPr="001C3F19">
        <w:rPr>
          <w:rFonts w:ascii="Arial" w:eastAsia="Times New Roman" w:hAnsi="Arial" w:cs="Arial"/>
          <w:color w:val="000000" w:themeColor="text1"/>
          <w:sz w:val="20"/>
          <w:szCs w:val="20"/>
        </w:rPr>
        <w:t>In “</w:t>
      </w:r>
      <w:r w:rsidR="00B14308" w:rsidRPr="001C3F19">
        <w:rPr>
          <w:rFonts w:ascii="Arial" w:eastAsia="Times New Roman" w:hAnsi="Arial" w:cs="Arial"/>
          <w:color w:val="000000" w:themeColor="text1"/>
          <w:sz w:val="20"/>
          <w:szCs w:val="20"/>
        </w:rPr>
        <w:t>Death + Me</w:t>
      </w:r>
      <w:r w:rsidR="004B5764" w:rsidRPr="001C3F19">
        <w:rPr>
          <w:rFonts w:ascii="Arial" w:eastAsia="Times New Roman" w:hAnsi="Arial" w:cs="Arial"/>
          <w:color w:val="000000" w:themeColor="text1"/>
          <w:sz w:val="20"/>
          <w:szCs w:val="20"/>
        </w:rPr>
        <w:t>” block</w:t>
      </w:r>
      <w:r w:rsidR="00C224DC">
        <w:rPr>
          <w:rFonts w:ascii="Arial" w:eastAsia="Times New Roman" w:hAnsi="Arial" w:cs="Arial"/>
          <w:color w:val="000000" w:themeColor="text1"/>
          <w:sz w:val="20"/>
          <w:szCs w:val="20"/>
        </w:rPr>
        <w:t>s</w:t>
      </w:r>
      <w:r w:rsidR="004B5764" w:rsidRPr="001C3F19">
        <w:rPr>
          <w:rFonts w:ascii="Arial" w:eastAsia="Times New Roman" w:hAnsi="Arial" w:cs="Arial"/>
          <w:color w:val="000000" w:themeColor="text1"/>
          <w:sz w:val="20"/>
          <w:szCs w:val="20"/>
        </w:rPr>
        <w:t xml:space="preserve">, </w:t>
      </w:r>
      <w:r w:rsidR="005E7DD4" w:rsidRPr="001C3F19">
        <w:rPr>
          <w:rFonts w:ascii="Arial" w:eastAsia="Times New Roman" w:hAnsi="Arial" w:cs="Arial"/>
          <w:color w:val="000000" w:themeColor="text1"/>
          <w:sz w:val="20"/>
          <w:szCs w:val="20"/>
        </w:rPr>
        <w:t>for</w:t>
      </w:r>
      <w:r w:rsidRPr="001C3F19">
        <w:rPr>
          <w:rFonts w:ascii="Arial" w:eastAsia="Times New Roman" w:hAnsi="Arial" w:cs="Arial"/>
          <w:color w:val="000000" w:themeColor="text1"/>
          <w:sz w:val="20"/>
          <w:szCs w:val="20"/>
        </w:rPr>
        <w:t xml:space="preserve"> trials 2–3, mean RT-scale values returned to ~1 in both groups, indicating rapid recovery </w:t>
      </w:r>
      <w:r w:rsidRPr="001C3F19">
        <w:rPr>
          <w:rFonts w:ascii="Arial" w:eastAsia="Times New Roman" w:hAnsi="Arial" w:cs="Arial"/>
          <w:sz w:val="20"/>
          <w:szCs w:val="20"/>
        </w:rPr>
        <w:t xml:space="preserve">toward baseline RTs. Beginning at trial 4, however, the groups’ RT trajectories began to diverge, with </w:t>
      </w:r>
      <w:r w:rsidR="00EA74B0">
        <w:rPr>
          <w:rFonts w:ascii="Arial" w:eastAsia="Times New Roman" w:hAnsi="Arial" w:cs="Arial"/>
          <w:sz w:val="20"/>
          <w:szCs w:val="20"/>
        </w:rPr>
        <w:t xml:space="preserve">participants from </w:t>
      </w:r>
      <w:r w:rsidRPr="001C3F19">
        <w:rPr>
          <w:rFonts w:ascii="Arial" w:eastAsia="Times New Roman" w:hAnsi="Arial" w:cs="Arial"/>
          <w:sz w:val="20"/>
          <w:szCs w:val="20"/>
        </w:rPr>
        <w:t xml:space="preserve">the </w:t>
      </w:r>
      <w:r w:rsidR="00B239C3">
        <w:rPr>
          <w:rFonts w:ascii="Arial" w:hAnsi="Arial" w:cs="Arial"/>
          <w:sz w:val="20"/>
          <w:szCs w:val="20"/>
        </w:rPr>
        <w:t xml:space="preserve">without </w:t>
      </w:r>
      <w:r w:rsidRPr="001C3F19">
        <w:rPr>
          <w:rFonts w:ascii="Arial" w:eastAsia="Times New Roman" w:hAnsi="Arial" w:cs="Arial"/>
          <w:sz w:val="20"/>
          <w:szCs w:val="20"/>
        </w:rPr>
        <w:t>active</w:t>
      </w:r>
      <w:r w:rsidR="00880C1C">
        <w:rPr>
          <w:rFonts w:ascii="Arial" w:eastAsia="Times New Roman" w:hAnsi="Arial" w:cs="Arial"/>
          <w:sz w:val="20"/>
          <w:szCs w:val="20"/>
        </w:rPr>
        <w:t xml:space="preserve"> </w:t>
      </w:r>
      <w:r w:rsidRPr="001C3F19">
        <w:rPr>
          <w:rFonts w:ascii="Arial" w:eastAsia="Times New Roman" w:hAnsi="Arial" w:cs="Arial"/>
          <w:sz w:val="20"/>
          <w:szCs w:val="20"/>
        </w:rPr>
        <w:t xml:space="preserve">SI group exhibiting lower RT-scale values at trials 4–6. </w:t>
      </w:r>
      <w:r w:rsidR="004B5764" w:rsidRPr="001C3F19">
        <w:rPr>
          <w:rFonts w:ascii="Arial" w:eastAsia="Times New Roman" w:hAnsi="Arial" w:cs="Arial"/>
          <w:sz w:val="20"/>
          <w:szCs w:val="20"/>
        </w:rPr>
        <w:t>In “</w:t>
      </w:r>
      <w:r w:rsidR="00B14308" w:rsidRPr="001C3F19">
        <w:rPr>
          <w:rFonts w:ascii="Arial" w:eastAsia="Times New Roman" w:hAnsi="Arial" w:cs="Arial"/>
          <w:sz w:val="20"/>
          <w:szCs w:val="20"/>
        </w:rPr>
        <w:t>Life + Me</w:t>
      </w:r>
      <w:r w:rsidR="004B5764" w:rsidRPr="001C3F19">
        <w:rPr>
          <w:rFonts w:ascii="Arial" w:eastAsia="Times New Roman" w:hAnsi="Arial" w:cs="Arial"/>
          <w:sz w:val="20"/>
          <w:szCs w:val="20"/>
        </w:rPr>
        <w:t>” block, mean</w:t>
      </w:r>
      <w:r w:rsidR="003C70C7" w:rsidRPr="001C3F19">
        <w:rPr>
          <w:rFonts w:ascii="Arial" w:eastAsia="Times New Roman" w:hAnsi="Arial" w:cs="Arial"/>
          <w:sz w:val="20"/>
          <w:szCs w:val="20"/>
        </w:rPr>
        <w:t xml:space="preserve"> RT-scale values return to baseline </w:t>
      </w:r>
      <w:r w:rsidR="005E7DD4" w:rsidRPr="001C3F19">
        <w:rPr>
          <w:rFonts w:ascii="Arial" w:eastAsia="Times New Roman" w:hAnsi="Arial" w:cs="Arial"/>
          <w:sz w:val="20"/>
          <w:szCs w:val="20"/>
        </w:rPr>
        <w:t>for</w:t>
      </w:r>
      <w:r w:rsidR="003C70C7" w:rsidRPr="001C3F19">
        <w:rPr>
          <w:rFonts w:ascii="Arial" w:eastAsia="Times New Roman" w:hAnsi="Arial" w:cs="Arial"/>
          <w:sz w:val="20"/>
          <w:szCs w:val="20"/>
        </w:rPr>
        <w:t xml:space="preserve"> the second trial followed by a subtle difference in RT-scale</w:t>
      </w:r>
      <w:r w:rsidR="005E7DD4" w:rsidRPr="001C3F19">
        <w:rPr>
          <w:rFonts w:ascii="Arial" w:eastAsia="Times New Roman" w:hAnsi="Arial" w:cs="Arial"/>
          <w:sz w:val="20"/>
          <w:szCs w:val="20"/>
        </w:rPr>
        <w:t>,</w:t>
      </w:r>
      <w:r w:rsidR="003C70C7" w:rsidRPr="001C3F19">
        <w:rPr>
          <w:rFonts w:ascii="Arial" w:eastAsia="Times New Roman" w:hAnsi="Arial" w:cs="Arial"/>
          <w:sz w:val="20"/>
          <w:szCs w:val="20"/>
        </w:rPr>
        <w:t xml:space="preserve"> similar </w:t>
      </w:r>
      <w:r w:rsidR="005E7DD4" w:rsidRPr="001C3F19">
        <w:rPr>
          <w:rFonts w:ascii="Arial" w:eastAsia="Times New Roman" w:hAnsi="Arial" w:cs="Arial"/>
          <w:sz w:val="20"/>
          <w:szCs w:val="20"/>
        </w:rPr>
        <w:t xml:space="preserve">to the </w:t>
      </w:r>
      <w:r w:rsidR="003C70C7" w:rsidRPr="001C3F19">
        <w:rPr>
          <w:rFonts w:ascii="Arial" w:eastAsia="Times New Roman" w:hAnsi="Arial" w:cs="Arial"/>
          <w:sz w:val="20"/>
          <w:szCs w:val="20"/>
        </w:rPr>
        <w:t>pattern observed in the “</w:t>
      </w:r>
      <w:r w:rsidR="00B14308" w:rsidRPr="001C3F19">
        <w:rPr>
          <w:rFonts w:ascii="Arial" w:eastAsia="Times New Roman" w:hAnsi="Arial" w:cs="Arial"/>
          <w:sz w:val="20"/>
          <w:szCs w:val="20"/>
        </w:rPr>
        <w:t>Death + Me</w:t>
      </w:r>
      <w:r w:rsidR="003C70C7" w:rsidRPr="001C3F19">
        <w:rPr>
          <w:rFonts w:ascii="Arial" w:eastAsia="Times New Roman" w:hAnsi="Arial" w:cs="Arial"/>
          <w:sz w:val="20"/>
          <w:szCs w:val="20"/>
        </w:rPr>
        <w:t xml:space="preserve">” block. </w:t>
      </w:r>
      <w:r w:rsidRPr="001C3F19">
        <w:rPr>
          <w:rFonts w:ascii="Arial" w:eastAsia="Times New Roman" w:hAnsi="Arial" w:cs="Arial"/>
          <w:sz w:val="20"/>
          <w:szCs w:val="20"/>
        </w:rPr>
        <w:t>Although these directional differences were suggestive, none survived Bonferroni</w:t>
      </w:r>
      <w:r w:rsidR="00262293">
        <w:rPr>
          <w:rFonts w:ascii="Arial" w:eastAsia="Times New Roman" w:hAnsi="Arial" w:cs="Arial"/>
          <w:sz w:val="20"/>
          <w:szCs w:val="20"/>
        </w:rPr>
        <w:t xml:space="preserve"> </w:t>
      </w:r>
      <w:r w:rsidR="00262293" w:rsidRPr="009274A0">
        <w:rPr>
          <w:rFonts w:ascii="Arial" w:hAnsi="Arial" w:cs="Arial"/>
          <w:color w:val="000000"/>
          <w:sz w:val="20"/>
          <w:szCs w:val="20"/>
        </w:rPr>
        <w:t>correction</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2092606293"/>
          <w:placeholder>
            <w:docPart w:val="E0E518D92ABC46A298C9BD5E62AF3D5B"/>
          </w:placeholder>
        </w:sdtPr>
        <w:sdtEndPr/>
        <w:sdtContent>
          <w:r w:rsidR="006204E0">
            <w:rPr>
              <w:rFonts w:ascii="Arial" w:hAnsi="Arial" w:cs="Arial"/>
              <w:color w:val="000000"/>
              <w:sz w:val="20"/>
              <w:szCs w:val="20"/>
              <w:vertAlign w:val="superscript"/>
            </w:rPr>
            <w:t>26</w:t>
          </w:r>
        </w:sdtContent>
      </w:sdt>
      <w:r w:rsidRPr="001C3F19">
        <w:rPr>
          <w:rFonts w:ascii="Arial" w:eastAsia="Times New Roman" w:hAnsi="Arial" w:cs="Arial"/>
          <w:sz w:val="20"/>
          <w:szCs w:val="20"/>
        </w:rPr>
        <w:t xml:space="preserve"> or </w:t>
      </w:r>
      <w:proofErr w:type="spellStart"/>
      <w:r w:rsidR="00262293" w:rsidRPr="009274A0">
        <w:rPr>
          <w:rFonts w:ascii="Arial" w:hAnsi="Arial" w:cs="Arial"/>
          <w:color w:val="000000"/>
          <w:sz w:val="20"/>
          <w:szCs w:val="20"/>
        </w:rPr>
        <w:t>Benjamini</w:t>
      </w:r>
      <w:proofErr w:type="spellEnd"/>
      <w:r w:rsidR="00262293" w:rsidRPr="009274A0">
        <w:rPr>
          <w:rFonts w:ascii="Arial" w:hAnsi="Arial" w:cs="Arial"/>
          <w:color w:val="000000"/>
          <w:sz w:val="20"/>
          <w:szCs w:val="20"/>
        </w:rPr>
        <w:t>–Hochberg FDR procedure</w:t>
      </w:r>
      <w:r w:rsidRPr="001C3F19">
        <w:rPr>
          <w:rFonts w:ascii="Arial" w:eastAsia="Times New Roman" w:hAnsi="Arial" w:cs="Arial"/>
          <w:sz w:val="20"/>
          <w:szCs w:val="20"/>
        </w:rPr>
        <w:t xml:space="preserve"> (all q-values &gt; 0.05). Beyond this early window, </w:t>
      </w:r>
      <w:r w:rsidR="005E7DD4" w:rsidRPr="001C3F19">
        <w:rPr>
          <w:rFonts w:ascii="Arial" w:eastAsia="Times New Roman" w:hAnsi="Arial" w:cs="Arial"/>
          <w:sz w:val="20"/>
          <w:szCs w:val="20"/>
        </w:rPr>
        <w:t xml:space="preserve">the </w:t>
      </w:r>
      <w:r w:rsidRPr="001C3F19">
        <w:rPr>
          <w:rFonts w:ascii="Arial" w:eastAsia="Times New Roman" w:hAnsi="Arial" w:cs="Arial"/>
          <w:sz w:val="20"/>
          <w:szCs w:val="20"/>
        </w:rPr>
        <w:t xml:space="preserve">scale </w:t>
      </w:r>
      <w:r w:rsidR="003C70C7" w:rsidRPr="001C3F19">
        <w:rPr>
          <w:rFonts w:ascii="Arial" w:eastAsia="Times New Roman" w:hAnsi="Arial" w:cs="Arial"/>
          <w:sz w:val="20"/>
          <w:szCs w:val="20"/>
        </w:rPr>
        <w:t>mean</w:t>
      </w:r>
      <w:r w:rsidRPr="001C3F19">
        <w:rPr>
          <w:rFonts w:ascii="Arial" w:eastAsia="Times New Roman" w:hAnsi="Arial" w:cs="Arial"/>
          <w:sz w:val="20"/>
          <w:szCs w:val="20"/>
        </w:rPr>
        <w:t xml:space="preserve"> displayed fluctuations</w:t>
      </w:r>
      <w:r w:rsidR="00EA74B0">
        <w:rPr>
          <w:rFonts w:ascii="Arial" w:eastAsia="Times New Roman" w:hAnsi="Arial" w:cs="Arial"/>
          <w:sz w:val="20"/>
          <w:szCs w:val="20"/>
        </w:rPr>
        <w:t>,</w:t>
      </w:r>
      <w:r w:rsidRPr="001C3F19">
        <w:rPr>
          <w:rFonts w:ascii="Arial" w:eastAsia="Times New Roman" w:hAnsi="Arial" w:cs="Arial"/>
          <w:sz w:val="20"/>
          <w:szCs w:val="20"/>
        </w:rPr>
        <w:t xml:space="preserve"> and group-specific temporal patterns were not uniformly aligned across trials.</w:t>
      </w:r>
    </w:p>
    <w:p w14:paraId="446BCE32" w14:textId="267B4722" w:rsidR="00A87499" w:rsidRPr="001C3F19" w:rsidRDefault="00A91D0C" w:rsidP="00A87499">
      <w:pPr>
        <w:spacing w:before="100" w:beforeAutospacing="1" w:after="100" w:afterAutospacing="1"/>
        <w:jc w:val="both"/>
        <w:rPr>
          <w:rFonts w:ascii="Arial" w:eastAsia="Times New Roman" w:hAnsi="Arial" w:cs="Arial"/>
          <w:sz w:val="20"/>
          <w:szCs w:val="20"/>
        </w:rPr>
      </w:pPr>
      <w:r w:rsidRPr="001C3F19">
        <w:rPr>
          <w:rFonts w:ascii="Arial" w:hAnsi="Arial" w:cs="Arial"/>
          <w:sz w:val="20"/>
          <w:szCs w:val="20"/>
        </w:rPr>
        <w:t>Given the absence of significant effects at individual trials, we next examined whether SI stat</w:t>
      </w:r>
      <w:r w:rsidR="000D1949">
        <w:rPr>
          <w:rFonts w:ascii="Arial" w:hAnsi="Arial" w:cs="Arial"/>
          <w:sz w:val="20"/>
          <w:szCs w:val="20"/>
        </w:rPr>
        <w:t>e</w:t>
      </w:r>
      <w:r w:rsidRPr="001C3F19">
        <w:rPr>
          <w:rFonts w:ascii="Arial" w:hAnsi="Arial" w:cs="Arial"/>
          <w:sz w:val="20"/>
          <w:szCs w:val="20"/>
        </w:rPr>
        <w:t xml:space="preserve"> influenced the overall temporal structure of RT adjustments across the block. To this end, we fit a linear mixed-effects model with Group, Trial, and their interaction as fixed effects and participant-level random intercepts. </w:t>
      </w:r>
      <w:r w:rsidR="0024278D">
        <w:rPr>
          <w:rFonts w:ascii="Arial" w:hAnsi="Arial" w:cs="Arial"/>
          <w:sz w:val="20"/>
          <w:szCs w:val="20"/>
        </w:rPr>
        <w:t>W</w:t>
      </w:r>
      <w:r w:rsidR="0024278D" w:rsidRPr="0024278D">
        <w:rPr>
          <w:rFonts w:ascii="Arial" w:hAnsi="Arial" w:cs="Arial"/>
          <w:sz w:val="20"/>
          <w:szCs w:val="20"/>
        </w:rPr>
        <w:t xml:space="preserve">e fit this model independently for “death + me” and “life + me” blocks, which allows us to evaluate the group × trial interaction within each specific condition while avoiding more complex, higher-order interaction terms. </w:t>
      </w:r>
      <w:r w:rsidR="0024278D">
        <w:rPr>
          <w:rFonts w:ascii="Arial" w:hAnsi="Arial" w:cs="Arial"/>
          <w:sz w:val="20"/>
          <w:szCs w:val="20"/>
        </w:rPr>
        <w:t>I</w:t>
      </w:r>
      <w:r w:rsidR="0024278D" w:rsidRPr="0024278D">
        <w:rPr>
          <w:rFonts w:ascii="Arial" w:hAnsi="Arial" w:cs="Arial"/>
          <w:sz w:val="20"/>
          <w:szCs w:val="20"/>
        </w:rPr>
        <w:t>n the “death + me” blocks,</w:t>
      </w:r>
      <w:r w:rsidR="0024278D">
        <w:rPr>
          <w:rFonts w:ascii="Arial" w:hAnsi="Arial" w:cs="Arial"/>
          <w:sz w:val="20"/>
          <w:szCs w:val="20"/>
        </w:rPr>
        <w:t xml:space="preserve"> t</w:t>
      </w:r>
      <w:r w:rsidRPr="001C3F19">
        <w:rPr>
          <w:rFonts w:ascii="Arial" w:hAnsi="Arial" w:cs="Arial"/>
          <w:sz w:val="20"/>
          <w:szCs w:val="20"/>
        </w:rPr>
        <w:t xml:space="preserve">his analysis revealed a significant Group × Trial interaction within the </w:t>
      </w:r>
      <w:r w:rsidR="00A32287" w:rsidRPr="001C3F19">
        <w:rPr>
          <w:rFonts w:ascii="Arial" w:hAnsi="Arial" w:cs="Arial"/>
          <w:sz w:val="20"/>
          <w:szCs w:val="20"/>
        </w:rPr>
        <w:t>“</w:t>
      </w:r>
      <w:r w:rsidRPr="001C3F19">
        <w:rPr>
          <w:rStyle w:val="Emphasis"/>
          <w:rFonts w:ascii="Arial" w:hAnsi="Arial" w:cs="Arial"/>
          <w:i w:val="0"/>
          <w:iCs w:val="0"/>
          <w:sz w:val="20"/>
          <w:szCs w:val="20"/>
        </w:rPr>
        <w:t>Death + Me</w:t>
      </w:r>
      <w:r w:rsidR="00A32287" w:rsidRPr="001C3F19">
        <w:rPr>
          <w:rFonts w:ascii="Arial" w:hAnsi="Arial" w:cs="Arial"/>
          <w:sz w:val="20"/>
          <w:szCs w:val="20"/>
        </w:rPr>
        <w:t>”</w:t>
      </w:r>
      <w:r w:rsidRPr="001C3F19">
        <w:rPr>
          <w:rFonts w:ascii="Arial" w:hAnsi="Arial" w:cs="Arial"/>
          <w:sz w:val="20"/>
          <w:szCs w:val="20"/>
        </w:rPr>
        <w:t xml:space="preserve"> block (</w:t>
      </w:r>
      <w:r w:rsidR="007236AF" w:rsidRPr="001C3F19">
        <w:rPr>
          <w:rFonts w:ascii="Arial" w:hAnsi="Arial" w:cs="Arial"/>
          <w:sz w:val="20"/>
          <w:szCs w:val="20"/>
        </w:rPr>
        <w:t>F (</w:t>
      </w:r>
      <w:r w:rsidRPr="001C3F19">
        <w:rPr>
          <w:rFonts w:ascii="Arial" w:hAnsi="Arial" w:cs="Arial"/>
          <w:sz w:val="20"/>
          <w:szCs w:val="20"/>
        </w:rPr>
        <w:t xml:space="preserve">1,1536) = 4.70, </w:t>
      </w:r>
      <w:r w:rsidRPr="001C3F19">
        <w:rPr>
          <w:rStyle w:val="Emphasis"/>
          <w:rFonts w:ascii="Arial" w:hAnsi="Arial" w:cs="Arial"/>
          <w:sz w:val="20"/>
          <w:szCs w:val="20"/>
        </w:rPr>
        <w:t>p</w:t>
      </w:r>
      <w:r w:rsidRPr="001C3F19">
        <w:rPr>
          <w:rFonts w:ascii="Arial" w:hAnsi="Arial" w:cs="Arial"/>
          <w:sz w:val="20"/>
          <w:szCs w:val="20"/>
        </w:rPr>
        <w:t xml:space="preserve"> = 0.030), indicating that the temporal evolution of RT-scale dynamics differed between </w:t>
      </w:r>
      <w:r w:rsidR="00AB3425">
        <w:rPr>
          <w:rFonts w:ascii="Arial" w:hAnsi="Arial" w:cs="Arial"/>
          <w:sz w:val="20"/>
          <w:szCs w:val="20"/>
        </w:rPr>
        <w:t xml:space="preserve">with </w:t>
      </w:r>
      <w:r w:rsidRPr="001C3F19">
        <w:rPr>
          <w:rFonts w:ascii="Arial" w:hAnsi="Arial" w:cs="Arial"/>
          <w:sz w:val="20"/>
          <w:szCs w:val="20"/>
        </w:rPr>
        <w:t xml:space="preserve">and </w:t>
      </w:r>
      <w:r w:rsidR="00AB3425">
        <w:rPr>
          <w:rFonts w:ascii="Arial" w:hAnsi="Arial" w:cs="Arial"/>
          <w:sz w:val="20"/>
          <w:szCs w:val="20"/>
        </w:rPr>
        <w:t xml:space="preserve">without </w:t>
      </w:r>
      <w:r w:rsidRPr="001C3F19">
        <w:rPr>
          <w:rFonts w:ascii="Arial" w:hAnsi="Arial" w:cs="Arial"/>
          <w:sz w:val="20"/>
          <w:szCs w:val="20"/>
        </w:rPr>
        <w:t>active</w:t>
      </w:r>
      <w:r w:rsidR="00880C1C">
        <w:rPr>
          <w:rFonts w:ascii="Arial" w:hAnsi="Arial" w:cs="Arial"/>
          <w:sz w:val="20"/>
          <w:szCs w:val="20"/>
        </w:rPr>
        <w:t xml:space="preserve"> </w:t>
      </w:r>
      <w:r w:rsidRPr="001C3F19">
        <w:rPr>
          <w:rFonts w:ascii="Arial" w:hAnsi="Arial" w:cs="Arial"/>
          <w:sz w:val="20"/>
          <w:szCs w:val="20"/>
        </w:rPr>
        <w:t xml:space="preserve">SI participants. No main effect of Group was observed. Planned contrasts conducted within this mixed-model framework did not reveal significant between-group differences at trials 1–6 after </w:t>
      </w:r>
      <w:r w:rsidR="00557558">
        <w:rPr>
          <w:rFonts w:ascii="Arial" w:hAnsi="Arial" w:cs="Arial"/>
          <w:sz w:val="20"/>
          <w:szCs w:val="20"/>
        </w:rPr>
        <w:t>FDR</w:t>
      </w:r>
      <w:r w:rsidRPr="001C3F19">
        <w:rPr>
          <w:rFonts w:ascii="Arial" w:hAnsi="Arial" w:cs="Arial"/>
          <w:sz w:val="20"/>
          <w:szCs w:val="20"/>
        </w:rPr>
        <w:t xml:space="preserve"> correction (all q-values &gt; 0.36), although the direction of effects was consistent with the descriptive divergence observed at later trials</w:t>
      </w:r>
      <w:r w:rsidR="000044D5" w:rsidRPr="000044D5">
        <w:t xml:space="preserve"> </w:t>
      </w:r>
      <w:r w:rsidR="000044D5" w:rsidRPr="000044D5">
        <w:rPr>
          <w:rFonts w:ascii="Arial" w:hAnsi="Arial" w:cs="Arial"/>
          <w:sz w:val="20"/>
          <w:szCs w:val="20"/>
        </w:rPr>
        <w:t>(trials 4–6)</w:t>
      </w:r>
      <w:r w:rsidRPr="001C3F19">
        <w:rPr>
          <w:rFonts w:ascii="Arial" w:hAnsi="Arial" w:cs="Arial"/>
          <w:sz w:val="20"/>
          <w:szCs w:val="20"/>
        </w:rPr>
        <w:t xml:space="preserve">. In contrast, no Group × Trial interaction was observed in the </w:t>
      </w:r>
      <w:r w:rsidR="00A32287" w:rsidRPr="001C3F19">
        <w:rPr>
          <w:rFonts w:ascii="Arial" w:hAnsi="Arial" w:cs="Arial"/>
          <w:sz w:val="20"/>
          <w:szCs w:val="20"/>
        </w:rPr>
        <w:t>“</w:t>
      </w:r>
      <w:r w:rsidRPr="001C3F19">
        <w:rPr>
          <w:rFonts w:ascii="Arial" w:hAnsi="Arial" w:cs="Arial"/>
          <w:sz w:val="20"/>
          <w:szCs w:val="20"/>
        </w:rPr>
        <w:t>Life + Me</w:t>
      </w:r>
      <w:r w:rsidR="00A32287" w:rsidRPr="001C3F19">
        <w:rPr>
          <w:rFonts w:ascii="Arial" w:hAnsi="Arial" w:cs="Arial"/>
          <w:sz w:val="20"/>
          <w:szCs w:val="20"/>
        </w:rPr>
        <w:t>”</w:t>
      </w:r>
      <w:r w:rsidRPr="001C3F19">
        <w:rPr>
          <w:rFonts w:ascii="Arial" w:hAnsi="Arial" w:cs="Arial"/>
          <w:sz w:val="20"/>
          <w:szCs w:val="20"/>
        </w:rPr>
        <w:t xml:space="preserve"> blocks (all p &gt; 0.55), despite a significant main effect of Trial, indicating that group differences in RT dynamics were specific to the </w:t>
      </w:r>
      <w:r w:rsidR="00A32287" w:rsidRPr="001C3F19">
        <w:rPr>
          <w:rFonts w:ascii="Arial" w:hAnsi="Arial" w:cs="Arial"/>
          <w:sz w:val="20"/>
          <w:szCs w:val="20"/>
        </w:rPr>
        <w:t>“</w:t>
      </w:r>
      <w:r w:rsidRPr="001C3F19">
        <w:rPr>
          <w:rFonts w:ascii="Arial" w:hAnsi="Arial" w:cs="Arial"/>
          <w:sz w:val="20"/>
          <w:szCs w:val="20"/>
        </w:rPr>
        <w:t>Death + Me</w:t>
      </w:r>
      <w:r w:rsidR="00A32287" w:rsidRPr="001C3F19">
        <w:rPr>
          <w:rFonts w:ascii="Arial" w:hAnsi="Arial" w:cs="Arial"/>
          <w:sz w:val="20"/>
          <w:szCs w:val="20"/>
        </w:rPr>
        <w:t>”</w:t>
      </w:r>
      <w:r w:rsidRPr="001C3F19">
        <w:rPr>
          <w:rFonts w:ascii="Arial" w:hAnsi="Arial" w:cs="Arial"/>
          <w:sz w:val="20"/>
          <w:szCs w:val="20"/>
        </w:rPr>
        <w:t xml:space="preserve"> condition.</w:t>
      </w:r>
    </w:p>
    <w:p w14:paraId="2B94AB22" w14:textId="5940A312" w:rsidR="0041188C" w:rsidRPr="001C3F19" w:rsidRDefault="0041188C" w:rsidP="0041188C">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sz w:val="20"/>
          <w:szCs w:val="20"/>
        </w:rPr>
        <w:t xml:space="preserve">Although trial-wise and mixed-effects analyses characterize local and global temporal effects, they may fail to capture latent structure that emerges when RT trajectories are treated as multivariate time series. We therefore focused on the </w:t>
      </w:r>
      <w:r w:rsidR="00A32287" w:rsidRPr="001C3F19">
        <w:rPr>
          <w:rFonts w:ascii="Arial" w:eastAsia="Times New Roman" w:hAnsi="Arial" w:cs="Arial"/>
          <w:sz w:val="20"/>
          <w:szCs w:val="20"/>
        </w:rPr>
        <w:t>“</w:t>
      </w:r>
      <w:r w:rsidRPr="001C3F19">
        <w:rPr>
          <w:rFonts w:ascii="Arial" w:eastAsia="Times New Roman" w:hAnsi="Arial" w:cs="Arial"/>
          <w:sz w:val="20"/>
          <w:szCs w:val="20"/>
        </w:rPr>
        <w:t>Death + Me</w:t>
      </w:r>
      <w:r w:rsidR="00A32287" w:rsidRPr="001C3F19">
        <w:rPr>
          <w:rFonts w:ascii="Arial" w:eastAsia="Times New Roman" w:hAnsi="Arial" w:cs="Arial"/>
          <w:i/>
          <w:iCs/>
          <w:sz w:val="20"/>
          <w:szCs w:val="20"/>
        </w:rPr>
        <w:t>”</w:t>
      </w:r>
      <w:r w:rsidRPr="001C3F19">
        <w:rPr>
          <w:rFonts w:ascii="Arial" w:eastAsia="Times New Roman" w:hAnsi="Arial" w:cs="Arial"/>
          <w:sz w:val="20"/>
          <w:szCs w:val="20"/>
        </w:rPr>
        <w:t xml:space="preserve"> block, where evidence for group-dependent temporal dynamics was strongest, and applied an uncentered principal component analysis (PCA) to RT-scale trajectories following a monotonic nonlinear transformation of the form RT-scale</w:t>
      </w:r>
      <w:r w:rsidR="000F681E">
        <w:rPr>
          <w:rFonts w:ascii="Arial" w:eastAsia="Times New Roman" w:hAnsi="Arial" w:cs="Arial"/>
          <w:sz w:val="20"/>
          <w:szCs w:val="20"/>
          <w:vertAlign w:val="superscript"/>
        </w:rPr>
        <w:t xml:space="preserve">- </w:t>
      </w:r>
      <w:r w:rsidR="009E359E" w:rsidRPr="009E359E">
        <w:rPr>
          <w:rFonts w:ascii="Arial" w:eastAsia="Times New Roman" w:hAnsi="Arial" w:cs="Arial"/>
          <w:sz w:val="20"/>
          <w:szCs w:val="20"/>
          <w:vertAlign w:val="superscript"/>
        </w:rPr>
        <w:t>α</w:t>
      </w:r>
      <w:r w:rsidRPr="001C3F19">
        <w:rPr>
          <w:rFonts w:ascii="Arial" w:eastAsia="Times New Roman" w:hAnsi="Arial" w:cs="Arial"/>
          <w:sz w:val="20"/>
          <w:szCs w:val="20"/>
        </w:rPr>
        <w:t xml:space="preserve">, with α </w:t>
      </w:r>
      <w:r w:rsidR="000F681E">
        <w:rPr>
          <w:rFonts w:ascii="Arial" w:eastAsia="Times New Roman" w:hAnsi="Arial" w:cs="Arial"/>
          <w:sz w:val="20"/>
          <w:szCs w:val="20"/>
        </w:rPr>
        <w:t>&gt;</w:t>
      </w:r>
      <w:r w:rsidRPr="001C3F19">
        <w:rPr>
          <w:rFonts w:ascii="Arial" w:eastAsia="Times New Roman" w:hAnsi="Arial" w:cs="Arial"/>
          <w:sz w:val="20"/>
          <w:szCs w:val="20"/>
        </w:rPr>
        <w:t xml:space="preserve"> 0 (see </w:t>
      </w:r>
      <w:r w:rsidR="00DD1F5A" w:rsidRPr="009E2643">
        <w:rPr>
          <w:rFonts w:ascii="Arial" w:eastAsia="Times New Roman" w:hAnsi="Arial" w:cs="Arial"/>
          <w:sz w:val="20"/>
          <w:szCs w:val="20"/>
        </w:rPr>
        <w:t>Materials and Methods</w:t>
      </w:r>
      <w:r w:rsidR="00DD1F5A">
        <w:rPr>
          <w:rFonts w:ascii="Arial" w:eastAsia="Times New Roman" w:hAnsi="Arial" w:cs="Arial"/>
          <w:sz w:val="20"/>
          <w:szCs w:val="20"/>
        </w:rPr>
        <w:t xml:space="preserve">, </w:t>
      </w:r>
      <w:r w:rsidR="00DD1F5A" w:rsidRPr="00DD1F5A">
        <w:rPr>
          <w:rFonts w:ascii="Arial" w:eastAsia="Times New Roman" w:hAnsi="Arial" w:cs="Arial"/>
          <w:sz w:val="20"/>
          <w:szCs w:val="20"/>
        </w:rPr>
        <w:t>Uncentered Covariance Matrix Calculation and PCA in Trial</w:t>
      </w:r>
      <w:r w:rsidRPr="001C3F19">
        <w:rPr>
          <w:rFonts w:ascii="Arial" w:eastAsia="Times New Roman" w:hAnsi="Arial" w:cs="Arial"/>
          <w:sz w:val="20"/>
          <w:szCs w:val="20"/>
        </w:rPr>
        <w:t xml:space="preserve">). </w:t>
      </w:r>
      <w:r w:rsidRPr="001C3F19">
        <w:rPr>
          <w:rFonts w:ascii="Arial" w:eastAsia="Times New Roman" w:hAnsi="Arial" w:cs="Arial"/>
          <w:sz w:val="20"/>
          <w:szCs w:val="20"/>
        </w:rPr>
        <w:lastRenderedPageBreak/>
        <w:t xml:space="preserve">This transformation attenuates the influence of outliers while jointly incorporating information </w:t>
      </w:r>
      <w:r w:rsidR="000D1949">
        <w:rPr>
          <w:rFonts w:ascii="Arial" w:eastAsia="Times New Roman" w:hAnsi="Arial" w:cs="Arial"/>
          <w:sz w:val="20"/>
          <w:szCs w:val="20"/>
        </w:rPr>
        <w:t>from</w:t>
      </w:r>
      <w:r w:rsidRPr="001C3F19">
        <w:rPr>
          <w:rFonts w:ascii="Arial" w:eastAsia="Times New Roman" w:hAnsi="Arial" w:cs="Arial"/>
          <w:sz w:val="20"/>
          <w:szCs w:val="20"/>
        </w:rPr>
        <w:t xml:space="preserve"> both mean level and variability </w:t>
      </w:r>
      <w:r w:rsidR="00364CCF">
        <w:rPr>
          <w:rFonts w:ascii="Arial" w:eastAsia="Times New Roman" w:hAnsi="Arial" w:cs="Arial"/>
          <w:sz w:val="20"/>
          <w:szCs w:val="20"/>
        </w:rPr>
        <w:t xml:space="preserve">of RTs </w:t>
      </w:r>
      <w:r w:rsidRPr="001C3F19">
        <w:rPr>
          <w:rFonts w:ascii="Arial" w:eastAsia="Times New Roman" w:hAnsi="Arial" w:cs="Arial"/>
          <w:sz w:val="20"/>
          <w:szCs w:val="20"/>
        </w:rPr>
        <w:t xml:space="preserve">across </w:t>
      </w:r>
      <w:r w:rsidR="00364CCF">
        <w:rPr>
          <w:rFonts w:ascii="Arial" w:eastAsia="Times New Roman" w:hAnsi="Arial" w:cs="Arial"/>
          <w:sz w:val="20"/>
          <w:szCs w:val="20"/>
        </w:rPr>
        <w:t>blocks and trials</w:t>
      </w:r>
      <w:r w:rsidRPr="001C3F19">
        <w:rPr>
          <w:rFonts w:ascii="Arial" w:eastAsia="Times New Roman" w:hAnsi="Arial" w:cs="Arial"/>
          <w:sz w:val="20"/>
          <w:szCs w:val="20"/>
        </w:rPr>
        <w:t xml:space="preserve">. The first principal component (PC1; </w:t>
      </w:r>
      <w:r w:rsidRPr="001C3F19">
        <w:rPr>
          <w:rFonts w:ascii="Arial" w:eastAsia="Times New Roman" w:hAnsi="Arial" w:cs="Arial"/>
          <w:b/>
          <w:bCs/>
          <w:sz w:val="20"/>
          <w:szCs w:val="20"/>
        </w:rPr>
        <w:t>Fig. 3C</w:t>
      </w:r>
      <w:r w:rsidRPr="001C3F19">
        <w:rPr>
          <w:rFonts w:ascii="Arial" w:eastAsia="Times New Roman" w:hAnsi="Arial" w:cs="Arial"/>
          <w:sz w:val="20"/>
          <w:szCs w:val="20"/>
        </w:rPr>
        <w:t>) captured a temporal pattern closely resembling the early-trial divergence observed in the full RT trajectories (</w:t>
      </w:r>
      <w:r w:rsidRPr="001C3F19">
        <w:rPr>
          <w:rFonts w:ascii="Arial" w:eastAsia="Times New Roman" w:hAnsi="Arial" w:cs="Arial"/>
          <w:b/>
          <w:bCs/>
          <w:sz w:val="20"/>
          <w:szCs w:val="20"/>
        </w:rPr>
        <w:t>Fig. 3</w:t>
      </w:r>
      <w:r w:rsidR="000D1949">
        <w:rPr>
          <w:rFonts w:ascii="Arial" w:eastAsia="Times New Roman" w:hAnsi="Arial" w:cs="Arial"/>
          <w:b/>
          <w:bCs/>
          <w:sz w:val="20"/>
          <w:szCs w:val="20"/>
        </w:rPr>
        <w:t>A</w:t>
      </w:r>
      <w:r w:rsidRPr="001C3F19">
        <w:rPr>
          <w:rFonts w:ascii="Arial" w:eastAsia="Times New Roman" w:hAnsi="Arial" w:cs="Arial"/>
          <w:sz w:val="20"/>
          <w:szCs w:val="20"/>
        </w:rPr>
        <w:t>). Group differences in PC1 loadings were most pronounced around trial 4 (p &lt; 10</w:t>
      </w:r>
      <w:r w:rsidRPr="001C3F19">
        <w:rPr>
          <w:rFonts w:ascii="Cambria Math" w:eastAsia="Times New Roman" w:hAnsi="Cambria Math" w:cs="Cambria Math"/>
          <w:sz w:val="20"/>
          <w:szCs w:val="20"/>
        </w:rPr>
        <w:t>⁻</w:t>
      </w:r>
      <w:r w:rsidRPr="001C3F19">
        <w:rPr>
          <w:rFonts w:ascii="Arial" w:eastAsia="Times New Roman" w:hAnsi="Arial" w:cs="Arial"/>
          <w:sz w:val="20"/>
          <w:szCs w:val="20"/>
        </w:rPr>
        <w:t xml:space="preserve">³; q ≤ 0.05), and this effect was stable across α values near unity, indicating that the combined contribution of mean and variance is critical for expressing this deviation. In intuitive terms, participants in the </w:t>
      </w:r>
      <w:r w:rsidR="00E2646D">
        <w:rPr>
          <w:rFonts w:ascii="Arial" w:eastAsia="Times New Roman" w:hAnsi="Arial" w:cs="Arial"/>
          <w:sz w:val="20"/>
          <w:szCs w:val="20"/>
        </w:rPr>
        <w:t xml:space="preserve">with </w:t>
      </w:r>
      <w:r w:rsidRPr="001C3F19">
        <w:rPr>
          <w:rFonts w:ascii="Arial" w:eastAsia="Times New Roman" w:hAnsi="Arial" w:cs="Arial"/>
          <w:sz w:val="20"/>
          <w:szCs w:val="20"/>
        </w:rPr>
        <w:t>active</w:t>
      </w:r>
      <w:r w:rsidR="00880C1C">
        <w:rPr>
          <w:rFonts w:ascii="Arial" w:eastAsia="Times New Roman" w:hAnsi="Arial" w:cs="Arial"/>
          <w:sz w:val="20"/>
          <w:szCs w:val="20"/>
        </w:rPr>
        <w:t xml:space="preserve"> </w:t>
      </w:r>
      <w:r w:rsidRPr="001C3F19">
        <w:rPr>
          <w:rFonts w:ascii="Arial" w:eastAsia="Times New Roman" w:hAnsi="Arial" w:cs="Arial"/>
          <w:sz w:val="20"/>
          <w:szCs w:val="20"/>
        </w:rPr>
        <w:t xml:space="preserve">SI group tended to exhibit faster responses accompanied by increased variability, whereas </w:t>
      </w:r>
      <w:r w:rsidR="00E2646D">
        <w:rPr>
          <w:rFonts w:ascii="Arial" w:hAnsi="Arial" w:cs="Arial"/>
          <w:sz w:val="20"/>
          <w:szCs w:val="20"/>
        </w:rPr>
        <w:t xml:space="preserve">without </w:t>
      </w:r>
      <w:r w:rsidRPr="001C3F19">
        <w:rPr>
          <w:rFonts w:ascii="Arial" w:eastAsia="Times New Roman" w:hAnsi="Arial" w:cs="Arial"/>
          <w:sz w:val="20"/>
          <w:szCs w:val="20"/>
        </w:rPr>
        <w:t>active</w:t>
      </w:r>
      <w:r w:rsidR="00880C1C">
        <w:rPr>
          <w:rFonts w:ascii="Arial" w:eastAsia="Times New Roman" w:hAnsi="Arial" w:cs="Arial"/>
          <w:sz w:val="20"/>
          <w:szCs w:val="20"/>
        </w:rPr>
        <w:t xml:space="preserve"> </w:t>
      </w:r>
      <w:r w:rsidRPr="001C3F19">
        <w:rPr>
          <w:rFonts w:ascii="Arial" w:eastAsia="Times New Roman" w:hAnsi="Arial" w:cs="Arial"/>
          <w:sz w:val="20"/>
          <w:szCs w:val="20"/>
        </w:rPr>
        <w:t>SI participants returned toward baseline RTs with greater regularity. Together, these results provide a lower-dimensional representation demonstrating that SI stat</w:t>
      </w:r>
      <w:r w:rsidR="000D1949">
        <w:rPr>
          <w:rFonts w:ascii="Arial" w:eastAsia="Times New Roman" w:hAnsi="Arial" w:cs="Arial"/>
          <w:sz w:val="20"/>
          <w:szCs w:val="20"/>
        </w:rPr>
        <w:t>e</w:t>
      </w:r>
      <w:r w:rsidRPr="001C3F19">
        <w:rPr>
          <w:rFonts w:ascii="Arial" w:eastAsia="Times New Roman" w:hAnsi="Arial" w:cs="Arial"/>
          <w:sz w:val="20"/>
          <w:szCs w:val="20"/>
        </w:rPr>
        <w:t xml:space="preserve"> is reflected in distinct temporal profiles of RT-scale dynamics, beyond effects detectable at individual trials.</w:t>
      </w:r>
      <w:r w:rsidR="00145C43" w:rsidRPr="001C3F19">
        <w:rPr>
          <w:rFonts w:ascii="Arial" w:eastAsia="Times New Roman" w:hAnsi="Arial" w:cs="Arial"/>
          <w:sz w:val="20"/>
          <w:szCs w:val="20"/>
        </w:rPr>
        <w:t xml:space="preserve"> </w:t>
      </w:r>
      <w:r w:rsidR="00E4371D" w:rsidRPr="001C3F19">
        <w:rPr>
          <w:rFonts w:ascii="Arial" w:hAnsi="Arial" w:cs="Arial"/>
          <w:sz w:val="20"/>
          <w:szCs w:val="20"/>
        </w:rPr>
        <w:t xml:space="preserve">To rule out the possibility that early-trial effects </w:t>
      </w:r>
      <w:r w:rsidR="0068767F" w:rsidRPr="001C3F19">
        <w:rPr>
          <w:rFonts w:ascii="Arial" w:hAnsi="Arial" w:cs="Arial"/>
          <w:sz w:val="20"/>
          <w:szCs w:val="20"/>
        </w:rPr>
        <w:t>reflect</w:t>
      </w:r>
      <w:r w:rsidR="000D1949" w:rsidRPr="001C3F19">
        <w:rPr>
          <w:rFonts w:ascii="Arial" w:hAnsi="Arial" w:cs="Arial"/>
          <w:sz w:val="20"/>
          <w:szCs w:val="20"/>
        </w:rPr>
        <w:t xml:space="preserve"> </w:t>
      </w:r>
      <w:r w:rsidR="00E4371D" w:rsidRPr="001C3F19">
        <w:rPr>
          <w:rFonts w:ascii="Arial" w:hAnsi="Arial" w:cs="Arial"/>
          <w:sz w:val="20"/>
          <w:szCs w:val="20"/>
        </w:rPr>
        <w:t xml:space="preserve">stimulus-specific artifacts, we examined the distribution of stimulus words across trial </w:t>
      </w:r>
      <w:r w:rsidR="000D1949">
        <w:rPr>
          <w:rFonts w:ascii="Arial" w:hAnsi="Arial" w:cs="Arial"/>
          <w:sz w:val="20"/>
          <w:szCs w:val="20"/>
        </w:rPr>
        <w:t>indexes</w:t>
      </w:r>
      <w:r w:rsidR="00E4371D" w:rsidRPr="001C3F19">
        <w:rPr>
          <w:rFonts w:ascii="Arial" w:hAnsi="Arial" w:cs="Arial"/>
          <w:sz w:val="20"/>
          <w:szCs w:val="20"/>
        </w:rPr>
        <w:t xml:space="preserve">. Stimulus words were evenly distributed throughout the task, with no evidence of </w:t>
      </w:r>
      <w:r w:rsidR="000D1949">
        <w:rPr>
          <w:rFonts w:ascii="Arial" w:hAnsi="Arial" w:cs="Arial"/>
          <w:sz w:val="20"/>
          <w:szCs w:val="20"/>
        </w:rPr>
        <w:t>specific change in their presentation</w:t>
      </w:r>
      <w:r w:rsidR="00E4371D" w:rsidRPr="001C3F19">
        <w:rPr>
          <w:rFonts w:ascii="Arial" w:hAnsi="Arial" w:cs="Arial"/>
          <w:sz w:val="20"/>
          <w:szCs w:val="20"/>
        </w:rPr>
        <w:t xml:space="preserve"> at early trials (</w:t>
      </w:r>
      <w:r w:rsidR="00355CDA" w:rsidRPr="00355CDA">
        <w:rPr>
          <w:rFonts w:ascii="Arial" w:eastAsia="Times New Roman" w:hAnsi="Arial" w:cs="Arial"/>
          <w:sz w:val="20"/>
          <w:szCs w:val="20"/>
        </w:rPr>
        <w:t xml:space="preserve">SI Appendix, </w:t>
      </w:r>
      <w:r w:rsidR="00134582">
        <w:rPr>
          <w:rFonts w:ascii="Arial" w:eastAsia="Times New Roman" w:hAnsi="Arial" w:cs="Arial"/>
          <w:sz w:val="20"/>
          <w:szCs w:val="20"/>
        </w:rPr>
        <w:t>s</w:t>
      </w:r>
      <w:r w:rsidR="00355CDA" w:rsidRPr="00355CDA">
        <w:rPr>
          <w:rFonts w:ascii="Arial" w:eastAsia="Times New Roman" w:hAnsi="Arial" w:cs="Arial"/>
          <w:sz w:val="20"/>
          <w:szCs w:val="20"/>
        </w:rPr>
        <w:t xml:space="preserve">ection </w:t>
      </w:r>
      <w:r w:rsidR="00B0653C">
        <w:rPr>
          <w:rFonts w:ascii="Arial" w:eastAsia="Times New Roman" w:hAnsi="Arial" w:cs="Arial"/>
          <w:sz w:val="20"/>
          <w:szCs w:val="20"/>
        </w:rPr>
        <w:t>1</w:t>
      </w:r>
      <w:r w:rsidR="00355CDA" w:rsidRPr="00355CDA">
        <w:rPr>
          <w:rFonts w:ascii="Arial" w:eastAsia="Times New Roman" w:hAnsi="Arial" w:cs="Arial"/>
          <w:sz w:val="20"/>
          <w:szCs w:val="20"/>
        </w:rPr>
        <w:t xml:space="preserve"> and Fig. S1</w:t>
      </w:r>
      <w:r w:rsidR="00E4371D" w:rsidRPr="001C3F19">
        <w:rPr>
          <w:rFonts w:ascii="Arial" w:hAnsi="Arial" w:cs="Arial"/>
          <w:sz w:val="20"/>
          <w:szCs w:val="20"/>
        </w:rPr>
        <w:t>).</w:t>
      </w:r>
    </w:p>
    <w:p w14:paraId="14AED799" w14:textId="6E3C1EA3" w:rsidR="004E4DB8" w:rsidRPr="001C3F19" w:rsidRDefault="003C48F4" w:rsidP="00867790">
      <w:pPr>
        <w:spacing w:before="100" w:beforeAutospacing="1" w:after="100" w:afterAutospacing="1"/>
        <w:jc w:val="both"/>
        <w:rPr>
          <w:rFonts w:ascii="Arial" w:eastAsia="Times New Roman" w:hAnsi="Arial" w:cs="Arial"/>
          <w:sz w:val="20"/>
          <w:szCs w:val="20"/>
        </w:rPr>
      </w:pPr>
      <w:r w:rsidRPr="001C3F19">
        <w:rPr>
          <w:rFonts w:ascii="Arial" w:hAnsi="Arial" w:cs="Arial"/>
          <w:sz w:val="20"/>
          <w:szCs w:val="20"/>
        </w:rPr>
        <w:t>Together, these findings indicate that SI stat</w:t>
      </w:r>
      <w:r w:rsidR="000D1949">
        <w:rPr>
          <w:rFonts w:ascii="Arial" w:hAnsi="Arial" w:cs="Arial"/>
          <w:sz w:val="20"/>
          <w:szCs w:val="20"/>
        </w:rPr>
        <w:t>e</w:t>
      </w:r>
      <w:r w:rsidRPr="001C3F19">
        <w:rPr>
          <w:rFonts w:ascii="Arial" w:hAnsi="Arial" w:cs="Arial"/>
          <w:sz w:val="20"/>
          <w:szCs w:val="20"/>
        </w:rPr>
        <w:t xml:space="preserve"> is reflected in the temporal organization of trial-by-trial RT adjustments, with effects most evident in the </w:t>
      </w:r>
      <w:r w:rsidR="00A32287" w:rsidRPr="001C3F19">
        <w:rPr>
          <w:rFonts w:ascii="Arial" w:hAnsi="Arial" w:cs="Arial"/>
          <w:sz w:val="20"/>
          <w:szCs w:val="20"/>
        </w:rPr>
        <w:t>“</w:t>
      </w:r>
      <w:r w:rsidRPr="001C3F19">
        <w:rPr>
          <w:rStyle w:val="Emphasis"/>
          <w:rFonts w:ascii="Arial" w:hAnsi="Arial" w:cs="Arial"/>
          <w:i w:val="0"/>
          <w:iCs w:val="0"/>
          <w:sz w:val="20"/>
          <w:szCs w:val="20"/>
        </w:rPr>
        <w:t>Death + Me</w:t>
      </w:r>
      <w:r w:rsidR="00A32287" w:rsidRPr="001C3F19">
        <w:rPr>
          <w:rFonts w:ascii="Arial" w:hAnsi="Arial" w:cs="Arial"/>
          <w:sz w:val="20"/>
          <w:szCs w:val="20"/>
        </w:rPr>
        <w:t>”</w:t>
      </w:r>
      <w:r w:rsidRPr="001C3F19">
        <w:rPr>
          <w:rFonts w:ascii="Arial" w:hAnsi="Arial" w:cs="Arial"/>
          <w:sz w:val="20"/>
          <w:szCs w:val="20"/>
        </w:rPr>
        <w:t xml:space="preserve"> blocks. Although both groups exhibited an initial RT cost followed by rapid normalization, participants with active SI showed a more prolonged deviation from baseline and a qualitatively different recovery trajectory. These results suggest that </w:t>
      </w:r>
      <w:r w:rsidR="00D81A1F" w:rsidRPr="001C3F19">
        <w:rPr>
          <w:rFonts w:ascii="Arial" w:hAnsi="Arial" w:cs="Arial"/>
          <w:sz w:val="20"/>
          <w:szCs w:val="20"/>
        </w:rPr>
        <w:t>suicid</w:t>
      </w:r>
      <w:r w:rsidR="00D81A1F">
        <w:rPr>
          <w:rFonts w:ascii="Arial" w:hAnsi="Arial" w:cs="Arial"/>
          <w:sz w:val="20"/>
          <w:szCs w:val="20"/>
        </w:rPr>
        <w:t>e</w:t>
      </w:r>
      <w:r w:rsidR="00D81A1F" w:rsidRPr="001C3F19">
        <w:rPr>
          <w:rFonts w:ascii="Arial" w:hAnsi="Arial" w:cs="Arial"/>
          <w:sz w:val="20"/>
          <w:szCs w:val="20"/>
        </w:rPr>
        <w:t xml:space="preserve"> </w:t>
      </w:r>
      <w:r w:rsidRPr="001C3F19">
        <w:rPr>
          <w:rFonts w:ascii="Arial" w:hAnsi="Arial" w:cs="Arial"/>
          <w:sz w:val="20"/>
          <w:szCs w:val="20"/>
        </w:rPr>
        <w:t>ideation is associated not only with block-level differences, but also with fine-grained temporal dynamics of performance during decision-making</w:t>
      </w:r>
      <w:r w:rsidR="0031474F">
        <w:rPr>
          <w:rFonts w:ascii="Arial" w:hAnsi="Arial" w:cs="Arial"/>
          <w:sz w:val="20"/>
          <w:szCs w:val="20"/>
        </w:rPr>
        <w:t xml:space="preserve"> under cognitive control</w:t>
      </w:r>
      <w:r w:rsidR="00A87499" w:rsidRPr="001C3F19">
        <w:rPr>
          <w:rFonts w:ascii="Arial" w:eastAsia="Times New Roman" w:hAnsi="Arial" w:cs="Arial"/>
          <w:sz w:val="20"/>
          <w:szCs w:val="20"/>
        </w:rPr>
        <w:t>.</w:t>
      </w:r>
    </w:p>
    <w:p w14:paraId="20CED102" w14:textId="0CAB1250" w:rsidR="00AE52C1" w:rsidRPr="001C3F19" w:rsidRDefault="00AE52C1" w:rsidP="00AE52C1">
      <w:pPr>
        <w:jc w:val="both"/>
        <w:rPr>
          <w:rFonts w:ascii="Arial" w:hAnsi="Arial" w:cs="Arial"/>
          <w:sz w:val="20"/>
          <w:szCs w:val="20"/>
        </w:rPr>
      </w:pPr>
      <w:r w:rsidRPr="001C3F19">
        <w:rPr>
          <w:rFonts w:ascii="Arial" w:hAnsi="Arial" w:cs="Arial"/>
          <w:b/>
          <w:bCs/>
          <w:color w:val="000000"/>
          <w:sz w:val="20"/>
          <w:szCs w:val="20"/>
        </w:rPr>
        <w:t xml:space="preserve">SI State Can Be Robustly </w:t>
      </w:r>
      <w:r w:rsidR="00546444" w:rsidRPr="001C3F19">
        <w:rPr>
          <w:rFonts w:ascii="Arial" w:hAnsi="Arial" w:cs="Arial"/>
          <w:b/>
          <w:bCs/>
          <w:color w:val="000000"/>
          <w:sz w:val="20"/>
          <w:szCs w:val="20"/>
        </w:rPr>
        <w:t>Predicted</w:t>
      </w:r>
      <w:r w:rsidRPr="001C3F19">
        <w:rPr>
          <w:rFonts w:ascii="Arial" w:hAnsi="Arial" w:cs="Arial"/>
          <w:b/>
          <w:bCs/>
          <w:color w:val="000000"/>
          <w:sz w:val="20"/>
          <w:szCs w:val="20"/>
        </w:rPr>
        <w:t xml:space="preserve"> Using RT Time Series </w:t>
      </w:r>
      <w:r w:rsidR="004053B1" w:rsidRPr="001C3F19">
        <w:rPr>
          <w:rFonts w:ascii="Arial" w:hAnsi="Arial" w:cs="Arial"/>
          <w:sz w:val="20"/>
          <w:szCs w:val="20"/>
        </w:rPr>
        <w:t xml:space="preserve">Motivated by evidence that </w:t>
      </w:r>
      <w:r w:rsidR="000A7AC9" w:rsidRPr="001C3F19">
        <w:rPr>
          <w:rFonts w:ascii="Arial" w:hAnsi="Arial" w:cs="Arial"/>
          <w:sz w:val="20"/>
          <w:szCs w:val="20"/>
        </w:rPr>
        <w:t>SI</w:t>
      </w:r>
      <w:r w:rsidR="004053B1" w:rsidRPr="001C3F19">
        <w:rPr>
          <w:rFonts w:ascii="Arial" w:hAnsi="Arial" w:cs="Arial"/>
          <w:sz w:val="20"/>
          <w:szCs w:val="20"/>
        </w:rPr>
        <w:t xml:space="preserve"> state is temporally encoded in </w:t>
      </w:r>
      <w:r w:rsidR="000A7AC9" w:rsidRPr="001C3F19">
        <w:rPr>
          <w:rFonts w:ascii="Arial" w:hAnsi="Arial" w:cs="Arial"/>
          <w:sz w:val="20"/>
          <w:szCs w:val="20"/>
        </w:rPr>
        <w:t>RTs</w:t>
      </w:r>
      <w:r w:rsidR="004053B1" w:rsidRPr="001C3F19">
        <w:rPr>
          <w:rFonts w:ascii="Arial" w:hAnsi="Arial" w:cs="Arial"/>
          <w:sz w:val="20"/>
          <w:szCs w:val="20"/>
        </w:rPr>
        <w:t xml:space="preserve">, </w:t>
      </w:r>
      <w:r w:rsidR="000A7AC9" w:rsidRPr="001C3F19">
        <w:rPr>
          <w:rFonts w:ascii="Arial" w:hAnsi="Arial" w:cs="Arial"/>
          <w:sz w:val="20"/>
          <w:szCs w:val="20"/>
        </w:rPr>
        <w:t>we show that temporal patterns in RT time series can be summarized into participant-level features that predict SI state. Using a classification model, we distinguish participants with active</w:t>
      </w:r>
      <w:r w:rsidR="0017221C">
        <w:rPr>
          <w:rFonts w:ascii="Arial" w:hAnsi="Arial" w:cs="Arial"/>
          <w:sz w:val="20"/>
          <w:szCs w:val="20"/>
        </w:rPr>
        <w:t xml:space="preserve"> SI</w:t>
      </w:r>
      <w:r w:rsidR="000A7AC9" w:rsidRPr="001C3F19">
        <w:rPr>
          <w:rFonts w:ascii="Arial" w:hAnsi="Arial" w:cs="Arial"/>
          <w:sz w:val="20"/>
          <w:szCs w:val="20"/>
        </w:rPr>
        <w:t xml:space="preserve"> versus </w:t>
      </w:r>
      <w:r w:rsidR="0017221C">
        <w:rPr>
          <w:rFonts w:ascii="Arial" w:hAnsi="Arial" w:cs="Arial"/>
          <w:sz w:val="20"/>
          <w:szCs w:val="20"/>
        </w:rPr>
        <w:t xml:space="preserve">without </w:t>
      </w:r>
      <w:r w:rsidR="000A7AC9" w:rsidRPr="001C3F19">
        <w:rPr>
          <w:rFonts w:ascii="Arial" w:hAnsi="Arial" w:cs="Arial"/>
          <w:sz w:val="20"/>
          <w:szCs w:val="20"/>
        </w:rPr>
        <w:t>active SI from their RT trajectories</w:t>
      </w:r>
      <w:r w:rsidR="004053B1" w:rsidRPr="001C3F19">
        <w:rPr>
          <w:rFonts w:ascii="Arial" w:hAnsi="Arial" w:cs="Arial"/>
          <w:sz w:val="20"/>
          <w:szCs w:val="20"/>
        </w:rPr>
        <w:t xml:space="preserve">. We employed an extended logistic regression model that incorporates supervised dimensionality reduction, analogous to supervised </w:t>
      </w:r>
      <w:r w:rsidR="000A7AC9" w:rsidRPr="001C3F19">
        <w:rPr>
          <w:rFonts w:ascii="Arial" w:hAnsi="Arial" w:cs="Arial"/>
          <w:sz w:val="20"/>
          <w:szCs w:val="20"/>
        </w:rPr>
        <w:t>PCA</w:t>
      </w:r>
      <w:r w:rsidR="004A1999" w:rsidRPr="004A1999">
        <w:rPr>
          <w:rFonts w:ascii="Arial" w:hAnsi="Arial" w:cs="Arial"/>
          <w:sz w:val="20"/>
          <w:szCs w:val="20"/>
          <w:vertAlign w:val="superscript"/>
        </w:rPr>
        <w:t>21</w:t>
      </w:r>
      <w:r w:rsidR="004053B1" w:rsidRPr="001C3F19">
        <w:rPr>
          <w:rFonts w:ascii="Arial" w:hAnsi="Arial" w:cs="Arial"/>
          <w:sz w:val="20"/>
          <w:szCs w:val="20"/>
        </w:rPr>
        <w:t xml:space="preserve">. The model integrates both block-level and trial-level mappings and, </w:t>
      </w:r>
      <w:r w:rsidR="000A7AC9" w:rsidRPr="001C3F19">
        <w:rPr>
          <w:rFonts w:ascii="Arial" w:hAnsi="Arial" w:cs="Arial"/>
          <w:sz w:val="20"/>
          <w:szCs w:val="20"/>
        </w:rPr>
        <w:t xml:space="preserve">in </w:t>
      </w:r>
      <w:r w:rsidR="00E01765">
        <w:rPr>
          <w:rFonts w:ascii="Arial" w:hAnsi="Arial" w:cs="Arial"/>
          <w:sz w:val="20"/>
          <w:szCs w:val="20"/>
        </w:rPr>
        <w:t xml:space="preserve">the </w:t>
      </w:r>
      <w:r w:rsidR="004053B1" w:rsidRPr="001C3F19">
        <w:rPr>
          <w:rFonts w:ascii="Arial" w:hAnsi="Arial" w:cs="Arial"/>
          <w:sz w:val="20"/>
          <w:szCs w:val="20"/>
        </w:rPr>
        <w:t>training</w:t>
      </w:r>
      <w:r w:rsidR="000A7AC9" w:rsidRPr="001C3F19">
        <w:rPr>
          <w:rFonts w:ascii="Arial" w:hAnsi="Arial" w:cs="Arial"/>
          <w:sz w:val="20"/>
          <w:szCs w:val="20"/>
        </w:rPr>
        <w:t xml:space="preserve"> step</w:t>
      </w:r>
      <w:r w:rsidR="004053B1" w:rsidRPr="001C3F19">
        <w:rPr>
          <w:rFonts w:ascii="Arial" w:hAnsi="Arial" w:cs="Arial"/>
          <w:sz w:val="20"/>
          <w:szCs w:val="20"/>
        </w:rPr>
        <w:t xml:space="preserve">, learns multiple sets of latent projections that extract informative features from RT for classification. This architecture is directly motivated by our empirical findings, which indicate that SI state is encoded both across task blocks and in latent temporal structure within RT trials. For classification, we focused on </w:t>
      </w:r>
      <w:r w:rsidR="000A7AC9" w:rsidRPr="001C3F19">
        <w:rPr>
          <w:rFonts w:ascii="Arial" w:hAnsi="Arial" w:cs="Arial"/>
          <w:sz w:val="20"/>
          <w:szCs w:val="20"/>
        </w:rPr>
        <w:t>“</w:t>
      </w:r>
      <w:r w:rsidR="004053B1" w:rsidRPr="001C3F19">
        <w:rPr>
          <w:rStyle w:val="Emphasis"/>
          <w:rFonts w:ascii="Arial" w:hAnsi="Arial" w:cs="Arial"/>
          <w:i w:val="0"/>
          <w:iCs w:val="0"/>
          <w:sz w:val="20"/>
          <w:szCs w:val="20"/>
        </w:rPr>
        <w:t>Death + Me</w:t>
      </w:r>
      <w:r w:rsidR="000A7AC9" w:rsidRPr="001C3F19">
        <w:rPr>
          <w:rStyle w:val="Emphasis"/>
          <w:rFonts w:ascii="Arial" w:hAnsi="Arial" w:cs="Arial"/>
          <w:i w:val="0"/>
          <w:iCs w:val="0"/>
          <w:sz w:val="20"/>
          <w:szCs w:val="20"/>
        </w:rPr>
        <w:t>”</w:t>
      </w:r>
      <w:r w:rsidR="004053B1" w:rsidRPr="001C3F19">
        <w:rPr>
          <w:rFonts w:ascii="Arial" w:hAnsi="Arial" w:cs="Arial"/>
          <w:sz w:val="20"/>
          <w:szCs w:val="20"/>
        </w:rPr>
        <w:t xml:space="preserve"> blocks, where temporal encoding was strongest (</w:t>
      </w:r>
      <w:r w:rsidR="004053B1" w:rsidRPr="001C3F19">
        <w:rPr>
          <w:rFonts w:ascii="Arial" w:hAnsi="Arial" w:cs="Arial"/>
          <w:b/>
          <w:bCs/>
          <w:sz w:val="20"/>
          <w:szCs w:val="20"/>
        </w:rPr>
        <w:t>Fig. 3C</w:t>
      </w:r>
      <w:r w:rsidR="004053B1" w:rsidRPr="001C3F19">
        <w:rPr>
          <w:rFonts w:ascii="Arial" w:hAnsi="Arial" w:cs="Arial"/>
          <w:sz w:val="20"/>
          <w:szCs w:val="20"/>
        </w:rPr>
        <w:t>) and group differences in autocorrelation structure were most pronounced (</w:t>
      </w:r>
      <w:r w:rsidR="004053B1" w:rsidRPr="001C3F19">
        <w:rPr>
          <w:rFonts w:ascii="Arial" w:hAnsi="Arial" w:cs="Arial"/>
          <w:b/>
          <w:bCs/>
          <w:sz w:val="20"/>
          <w:szCs w:val="20"/>
        </w:rPr>
        <w:t>Fig. 2C</w:t>
      </w:r>
      <w:r w:rsidR="004053B1" w:rsidRPr="001C3F19">
        <w:rPr>
          <w:rFonts w:ascii="Arial" w:hAnsi="Arial" w:cs="Arial"/>
          <w:sz w:val="20"/>
          <w:szCs w:val="20"/>
        </w:rPr>
        <w:t>)</w:t>
      </w:r>
      <w:r w:rsidR="006D629D" w:rsidRPr="001C3F19">
        <w:rPr>
          <w:rFonts w:ascii="Arial" w:hAnsi="Arial" w:cs="Arial"/>
          <w:sz w:val="20"/>
          <w:szCs w:val="20"/>
        </w:rPr>
        <w:t>.</w:t>
      </w:r>
      <w:r w:rsidR="00546444" w:rsidRPr="001C3F19">
        <w:rPr>
          <w:rFonts w:ascii="Arial" w:hAnsi="Arial" w:cs="Arial"/>
          <w:sz w:val="20"/>
          <w:szCs w:val="20"/>
        </w:rPr>
        <w:t xml:space="preserve"> </w:t>
      </w:r>
      <w:r w:rsidR="004053B1" w:rsidRPr="001C3F19">
        <w:rPr>
          <w:rFonts w:ascii="Arial" w:hAnsi="Arial" w:cs="Arial"/>
          <w:sz w:val="20"/>
          <w:szCs w:val="20"/>
        </w:rPr>
        <w:t xml:space="preserve">Let </w:t>
      </w:r>
      <m:oMath>
        <m:sSub>
          <m:sSubPr>
            <m:ctrlPr>
              <w:rPr>
                <w:rFonts w:ascii="Cambria Math" w:hAnsi="Cambria Math" w:cs="Arial"/>
                <w:b/>
                <w:bCs/>
                <w:sz w:val="20"/>
                <w:szCs w:val="20"/>
              </w:rPr>
            </m:ctrlPr>
          </m:sSubPr>
          <m:e>
            <m:r>
              <m:rPr>
                <m:sty m:val="b"/>
              </m:rPr>
              <w:rPr>
                <w:rFonts w:ascii="Cambria Math" w:hAnsi="Cambria Math" w:cs="Arial"/>
                <w:sz w:val="20"/>
                <w:szCs w:val="20"/>
              </w:rPr>
              <m:t>Z</m:t>
            </m:r>
          </m:e>
          <m:sub>
            <m:r>
              <w:rPr>
                <w:rFonts w:ascii="Cambria Math" w:hAnsi="Cambria Math" w:cs="Arial"/>
                <w:sz w:val="20"/>
                <w:szCs w:val="20"/>
              </w:rPr>
              <m:t>i</m:t>
            </m:r>
          </m:sub>
        </m:sSub>
        <m:r>
          <w:rPr>
            <w:rFonts w:ascii="Cambria Math" w:hAnsi="Cambria Math" w:cs="Arial"/>
            <w:sz w:val="20"/>
            <w:szCs w:val="20"/>
          </w:rPr>
          <m:t>∈</m:t>
        </m:r>
        <m:sSup>
          <m:sSupPr>
            <m:ctrlPr>
              <w:rPr>
                <w:rFonts w:ascii="Cambria Math" w:hAnsi="Cambria Math" w:cs="Arial"/>
                <w:sz w:val="20"/>
                <w:szCs w:val="20"/>
              </w:rPr>
            </m:ctrlPr>
          </m:sSupPr>
          <m:e>
            <m:r>
              <m:rPr>
                <m:scr m:val="double-struck"/>
                <m:sty m:val="p"/>
              </m:rPr>
              <w:rPr>
                <w:rFonts w:ascii="Cambria Math" w:hAnsi="Cambria Math" w:cs="Arial"/>
                <w:sz w:val="20"/>
                <w:szCs w:val="20"/>
              </w:rPr>
              <m:t>R</m:t>
            </m:r>
          </m:e>
          <m:sup>
            <m:r>
              <w:rPr>
                <w:rFonts w:ascii="Cambria Math" w:hAnsi="Cambria Math" w:cs="Arial"/>
                <w:sz w:val="20"/>
                <w:szCs w:val="20"/>
              </w:rPr>
              <m:t>9×20</m:t>
            </m:r>
          </m:sup>
        </m:sSup>
      </m:oMath>
      <w:r w:rsidR="004053B1" w:rsidRPr="001C3F19">
        <w:rPr>
          <w:rFonts w:ascii="Arial" w:eastAsiaTheme="minorEastAsia" w:hAnsi="Arial" w:cs="Arial"/>
          <w:sz w:val="20"/>
          <w:szCs w:val="20"/>
        </w:rPr>
        <w:t xml:space="preserve"> </w:t>
      </w:r>
      <w:r w:rsidR="004053B1" w:rsidRPr="001C3F19">
        <w:rPr>
          <w:rFonts w:ascii="Arial" w:hAnsi="Arial" w:cs="Arial"/>
          <w:sz w:val="20"/>
          <w:szCs w:val="20"/>
        </w:rPr>
        <w:t xml:space="preserve">denote the matrix of </w:t>
      </w:r>
      <w:r w:rsidR="00B27583">
        <w:rPr>
          <w:rFonts w:ascii="Arial" w:hAnsi="Arial" w:cs="Arial"/>
          <w:sz w:val="20"/>
          <w:szCs w:val="20"/>
        </w:rPr>
        <w:t xml:space="preserve">RT-scale </w:t>
      </w:r>
      <w:r w:rsidR="004053B1" w:rsidRPr="001C3F19">
        <w:rPr>
          <w:rFonts w:ascii="Arial" w:hAnsi="Arial" w:cs="Arial"/>
          <w:sz w:val="20"/>
          <w:szCs w:val="20"/>
        </w:rPr>
        <w:t xml:space="preserve">for the </w:t>
      </w:r>
      <m:oMath>
        <m:r>
          <w:rPr>
            <w:rStyle w:val="Emphasis"/>
            <w:rFonts w:ascii="Cambria Math" w:hAnsi="Cambria Math" w:cs="Arial"/>
            <w:sz w:val="20"/>
            <w:szCs w:val="20"/>
          </w:rPr>
          <m:t>i</m:t>
        </m:r>
      </m:oMath>
      <w:r w:rsidR="004053B1" w:rsidRPr="001C3F19">
        <w:rPr>
          <w:rFonts w:ascii="Arial" w:hAnsi="Arial" w:cs="Arial"/>
          <w:sz w:val="20"/>
          <w:szCs w:val="20"/>
        </w:rPr>
        <w:t xml:space="preserve">th participant, corresponding to the nine </w:t>
      </w:r>
      <w:r w:rsidR="000A7AC9" w:rsidRPr="001C3F19">
        <w:rPr>
          <w:rFonts w:ascii="Arial" w:hAnsi="Arial" w:cs="Arial"/>
          <w:sz w:val="20"/>
          <w:szCs w:val="20"/>
        </w:rPr>
        <w:t>“</w:t>
      </w:r>
      <w:r w:rsidR="004053B1" w:rsidRPr="001C3F19">
        <w:rPr>
          <w:rStyle w:val="Emphasis"/>
          <w:rFonts w:ascii="Arial" w:hAnsi="Arial" w:cs="Arial"/>
          <w:i w:val="0"/>
          <w:iCs w:val="0"/>
          <w:sz w:val="20"/>
          <w:szCs w:val="20"/>
        </w:rPr>
        <w:t>Death + Me</w:t>
      </w:r>
      <w:r w:rsidR="000A7AC9" w:rsidRPr="001C3F19">
        <w:rPr>
          <w:rStyle w:val="Emphasis"/>
          <w:rFonts w:ascii="Arial" w:hAnsi="Arial" w:cs="Arial"/>
          <w:i w:val="0"/>
          <w:iCs w:val="0"/>
          <w:sz w:val="20"/>
          <w:szCs w:val="20"/>
        </w:rPr>
        <w:t>”</w:t>
      </w:r>
      <w:r w:rsidR="004053B1" w:rsidRPr="001C3F19">
        <w:rPr>
          <w:rFonts w:ascii="Arial" w:hAnsi="Arial" w:cs="Arial"/>
          <w:sz w:val="20"/>
          <w:szCs w:val="20"/>
        </w:rPr>
        <w:t xml:space="preserve"> blocks, each comprising 20 trials. The log-odds of active SI are then defined as:</w:t>
      </w:r>
    </w:p>
    <w:p w14:paraId="39350F72" w14:textId="1476C811" w:rsidR="00AE52C1" w:rsidRPr="009274A0" w:rsidRDefault="00E32626" w:rsidP="006D629D">
      <w:pPr>
        <w:tabs>
          <w:tab w:val="left" w:pos="8100"/>
        </w:tabs>
        <w:ind w:left="2700"/>
        <w:jc w:val="both"/>
        <w:rPr>
          <w:rFonts w:ascii="Arial" w:eastAsiaTheme="minorEastAsia" w:hAnsi="Arial" w:cs="Arial"/>
          <w:sz w:val="20"/>
          <w:szCs w:val="20"/>
        </w:rPr>
      </w:pPr>
      <m:oMath>
        <m:func>
          <m:funcPr>
            <m:ctrlPr>
              <w:rPr>
                <w:rFonts w:ascii="Cambria Math" w:hAnsi="Cambria Math" w:cs="Arial"/>
                <w:i/>
                <w:sz w:val="20"/>
                <w:szCs w:val="20"/>
              </w:rPr>
            </m:ctrlPr>
          </m:funcPr>
          <m:fName>
            <m:r>
              <m:rPr>
                <m:sty m:val="p"/>
              </m:rPr>
              <w:rPr>
                <w:rFonts w:ascii="Cambria Math" w:hAnsi="Cambria Math" w:cs="Arial"/>
                <w:sz w:val="20"/>
                <w:szCs w:val="20"/>
              </w:rPr>
              <m:t>log</m:t>
            </m:r>
          </m:fName>
          <m:e>
            <m:d>
              <m:dPr>
                <m:ctrlPr>
                  <w:rPr>
                    <w:rFonts w:ascii="Cambria Math" w:hAnsi="Cambria Math" w:cs="Arial"/>
                    <w:i/>
                    <w:sz w:val="20"/>
                    <w:szCs w:val="20"/>
                  </w:rPr>
                </m:ctrlPr>
              </m:dPr>
              <m:e>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i</m:t>
                        </m:r>
                      </m:sub>
                    </m:sSub>
                  </m:num>
                  <m:den>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i</m:t>
                        </m:r>
                      </m:sub>
                    </m:sSub>
                  </m:den>
                </m:f>
              </m:e>
            </m:d>
          </m:e>
        </m:func>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b</m:t>
            </m:r>
          </m:e>
          <m:sub>
            <m:r>
              <w:rPr>
                <w:rFonts w:ascii="Cambria Math" w:hAnsi="Cambria Math" w:cs="Arial"/>
                <w:sz w:val="20"/>
                <w:szCs w:val="20"/>
              </w:rPr>
              <m:t>0</m:t>
            </m:r>
          </m:sub>
        </m:sSub>
        <m:r>
          <w:rPr>
            <w:rFonts w:ascii="Cambria Math" w:hAnsi="Cambria Math" w:cs="Arial"/>
            <w:sz w:val="20"/>
            <w:szCs w:val="20"/>
          </w:rPr>
          <m:t>+</m:t>
        </m:r>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J</m:t>
            </m:r>
          </m:sup>
          <m:e>
            <m:sSubSup>
              <m:sSubSupPr>
                <m:ctrlPr>
                  <w:rPr>
                    <w:rFonts w:ascii="Cambria Math" w:hAnsi="Cambria Math" w:cs="Arial"/>
                    <w:b/>
                    <w:bCs/>
                    <w:iCs/>
                    <w:sz w:val="20"/>
                    <w:szCs w:val="20"/>
                  </w:rPr>
                </m:ctrlPr>
              </m:sSubSupPr>
              <m:e>
                <m:r>
                  <w:rPr>
                    <w:rFonts w:ascii="Cambria Math" w:hAnsi="Cambria Math" w:cs="Arial"/>
                    <w:sz w:val="20"/>
                    <w:szCs w:val="20"/>
                  </w:rPr>
                  <m:t>v</m:t>
                </m:r>
              </m:e>
              <m:sub>
                <m:r>
                  <w:rPr>
                    <w:rFonts w:ascii="Cambria Math" w:hAnsi="Cambria Math" w:cs="Arial"/>
                    <w:sz w:val="20"/>
                    <w:szCs w:val="20"/>
                  </w:rPr>
                  <m:t>j</m:t>
                </m:r>
              </m:sub>
              <m:sup>
                <m:r>
                  <m:rPr>
                    <m:sty m:val="p"/>
                  </m:rPr>
                  <w:rPr>
                    <w:rFonts w:ascii="Cambria Math" w:hAnsi="Cambria Math" w:cs="Arial"/>
                    <w:sz w:val="20"/>
                    <w:szCs w:val="20"/>
                  </w:rPr>
                  <m:t>T</m:t>
                </m:r>
              </m:sup>
            </m:sSubSup>
            <m:sSubSup>
              <m:sSubSupPr>
                <m:ctrlPr>
                  <w:rPr>
                    <w:rFonts w:ascii="Cambria Math" w:hAnsi="Cambria Math" w:cs="Arial"/>
                    <w:b/>
                    <w:bCs/>
                    <w:i/>
                    <w:iCs/>
                    <w:sz w:val="20"/>
                    <w:szCs w:val="20"/>
                  </w:rPr>
                </m:ctrlPr>
              </m:sSubSupPr>
              <m:e>
                <m:r>
                  <m:rPr>
                    <m:sty m:val="b"/>
                  </m:rPr>
                  <w:rPr>
                    <w:rFonts w:ascii="Cambria Math" w:hAnsi="Cambria Math" w:cs="Arial"/>
                    <w:sz w:val="20"/>
                    <w:szCs w:val="20"/>
                  </w:rPr>
                  <m:t>Z</m:t>
                </m:r>
                <m:ctrlPr>
                  <w:rPr>
                    <w:rFonts w:ascii="Cambria Math" w:hAnsi="Cambria Math" w:cs="Arial"/>
                    <w:b/>
                    <w:sz w:val="20"/>
                    <w:szCs w:val="20"/>
                  </w:rPr>
                </m:ctrlPr>
              </m:e>
              <m:sub>
                <m:r>
                  <w:rPr>
                    <w:rFonts w:ascii="Cambria Math" w:hAnsi="Cambria Math" w:cs="Arial"/>
                    <w:sz w:val="20"/>
                    <w:szCs w:val="20"/>
                  </w:rPr>
                  <m:t>i</m:t>
                </m:r>
                <m:ctrlPr>
                  <w:rPr>
                    <w:rFonts w:ascii="Cambria Math" w:hAnsi="Cambria Math" w:cs="Arial"/>
                    <w:i/>
                    <w:sz w:val="20"/>
                    <w:szCs w:val="20"/>
                  </w:rPr>
                </m:ctrlPr>
              </m:sub>
              <m:sup>
                <m:r>
                  <m:rPr>
                    <m:sty m:val="bi"/>
                  </m:rPr>
                  <w:rPr>
                    <w:rFonts w:ascii="Cambria Math" w:hAnsi="Cambria Math" w:cs="Arial"/>
                    <w:sz w:val="20"/>
                    <w:szCs w:val="20"/>
                  </w:rPr>
                  <m:t>(-</m:t>
                </m:r>
                <m:r>
                  <w:rPr>
                    <w:rFonts w:ascii="Cambria Math" w:hAnsi="Cambria Math" w:cs="Arial"/>
                    <w:sz w:val="20"/>
                    <w:szCs w:val="20"/>
                  </w:rPr>
                  <m:t>α)T</m:t>
                </m:r>
              </m:sup>
            </m:sSubSup>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e>
        </m:nary>
      </m:oMath>
      <w:r w:rsidR="006D629D" w:rsidRPr="009274A0">
        <w:rPr>
          <w:rFonts w:ascii="Arial" w:eastAsiaTheme="minorEastAsia" w:hAnsi="Arial" w:cs="Arial"/>
          <w:sz w:val="20"/>
          <w:szCs w:val="20"/>
        </w:rPr>
        <w:t xml:space="preserve"> </w:t>
      </w:r>
      <w:r w:rsidR="006D629D" w:rsidRPr="009274A0">
        <w:rPr>
          <w:rFonts w:ascii="Arial" w:eastAsiaTheme="minorEastAsia" w:hAnsi="Arial" w:cs="Arial"/>
          <w:sz w:val="20"/>
          <w:szCs w:val="20"/>
        </w:rPr>
        <w:tab/>
        <w:t>(2)</w:t>
      </w:r>
    </w:p>
    <w:p w14:paraId="5B2F9500" w14:textId="5EA24625" w:rsidR="00CE5EC0" w:rsidRPr="001C3F19" w:rsidRDefault="00CE5EC0" w:rsidP="00AB0F11">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sz w:val="20"/>
          <w:szCs w:val="20"/>
        </w:rPr>
        <w:t xml:space="preserve">where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b</m:t>
            </m:r>
          </m:e>
          <m:sub>
            <m:r>
              <w:rPr>
                <w:rFonts w:ascii="Cambria Math" w:eastAsia="Times New Roman" w:hAnsi="Cambria Math" w:cs="Arial"/>
                <w:sz w:val="20"/>
                <w:szCs w:val="20"/>
              </w:rPr>
              <m:t>0</m:t>
            </m:r>
          </m:sub>
        </m:sSub>
      </m:oMath>
      <w:r w:rsidRPr="001C3F19">
        <w:rPr>
          <w:rFonts w:ascii="Arial" w:eastAsia="Times New Roman" w:hAnsi="Arial" w:cs="Arial"/>
          <w:sz w:val="20"/>
          <w:szCs w:val="20"/>
        </w:rPr>
        <w:t xml:space="preserve"> denotes the intercept, </w:t>
      </w:r>
      <m:oMath>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r>
          <w:rPr>
            <w:rFonts w:ascii="Cambria Math" w:eastAsia="Times New Roman" w:hAnsi="Cambria Math" w:cs="Arial"/>
            <w:sz w:val="20"/>
            <w:szCs w:val="20"/>
          </w:rPr>
          <m:t>∈</m:t>
        </m:r>
        <m:sSup>
          <m:sSupPr>
            <m:ctrlPr>
              <w:rPr>
                <w:rFonts w:ascii="Cambria Math" w:eastAsia="Times New Roman" w:hAnsi="Cambria Math" w:cs="Arial"/>
                <w:sz w:val="20"/>
                <w:szCs w:val="20"/>
              </w:rPr>
            </m:ctrlPr>
          </m:sSupPr>
          <m:e>
            <m:r>
              <m:rPr>
                <m:scr m:val="double-struck"/>
                <m:sty m:val="p"/>
              </m:rPr>
              <w:rPr>
                <w:rFonts w:ascii="Cambria Math" w:eastAsia="Times New Roman" w:hAnsi="Cambria Math" w:cs="Arial"/>
                <w:sz w:val="20"/>
                <w:szCs w:val="20"/>
              </w:rPr>
              <m:t>R</m:t>
            </m:r>
          </m:e>
          <m:sup>
            <m:r>
              <w:rPr>
                <w:rFonts w:ascii="Cambria Math" w:eastAsia="Times New Roman" w:hAnsi="Cambria Math" w:cs="Arial"/>
                <w:sz w:val="20"/>
                <w:szCs w:val="20"/>
              </w:rPr>
              <m:t>9</m:t>
            </m:r>
          </m:sup>
        </m:sSup>
      </m:oMath>
      <w:r w:rsidRPr="001C3F19">
        <w:rPr>
          <w:rFonts w:ascii="Arial" w:eastAsia="Times New Roman" w:hAnsi="Arial" w:cs="Arial"/>
          <w:sz w:val="20"/>
          <w:szCs w:val="20"/>
        </w:rPr>
        <w:t xml:space="preserve"> are block-level weighting vectors,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r>
          <w:rPr>
            <w:rFonts w:ascii="Cambria Math" w:eastAsia="Times New Roman" w:hAnsi="Cambria Math" w:cs="Arial"/>
            <w:sz w:val="20"/>
            <w:szCs w:val="20"/>
          </w:rPr>
          <m:t>∈</m:t>
        </m:r>
        <m:sSup>
          <m:sSupPr>
            <m:ctrlPr>
              <w:rPr>
                <w:rFonts w:ascii="Cambria Math" w:eastAsia="Times New Roman" w:hAnsi="Cambria Math" w:cs="Arial"/>
                <w:sz w:val="20"/>
                <w:szCs w:val="20"/>
              </w:rPr>
            </m:ctrlPr>
          </m:sSupPr>
          <m:e>
            <m:r>
              <m:rPr>
                <m:scr m:val="double-struck"/>
                <m:sty m:val="p"/>
              </m:rPr>
              <w:rPr>
                <w:rFonts w:ascii="Cambria Math" w:eastAsia="Times New Roman" w:hAnsi="Cambria Math" w:cs="Arial"/>
                <w:sz w:val="20"/>
                <w:szCs w:val="20"/>
              </w:rPr>
              <m:t>R</m:t>
            </m:r>
          </m:e>
          <m:sup>
            <m:r>
              <w:rPr>
                <w:rFonts w:ascii="Cambria Math" w:eastAsia="Times New Roman" w:hAnsi="Cambria Math" w:cs="Arial"/>
                <w:sz w:val="20"/>
                <w:szCs w:val="20"/>
              </w:rPr>
              <m:t>20</m:t>
            </m:r>
          </m:sup>
        </m:sSup>
      </m:oMath>
      <w:r w:rsidRPr="001C3F19">
        <w:rPr>
          <w:rFonts w:ascii="Arial" w:eastAsia="Times New Roman" w:hAnsi="Arial" w:cs="Arial"/>
          <w:sz w:val="20"/>
          <w:szCs w:val="20"/>
        </w:rPr>
        <w:t xml:space="preserve"> </w:t>
      </w:r>
      <w:r w:rsidR="003035B6" w:rsidRPr="003035B6">
        <w:rPr>
          <w:rFonts w:ascii="Arial" w:eastAsia="Times New Roman" w:hAnsi="Arial" w:cs="Arial"/>
          <w:sz w:val="20"/>
          <w:szCs w:val="20"/>
        </w:rPr>
        <w:t>are trial-level weight vectors</w:t>
      </w:r>
      <w:r w:rsidR="003035B6">
        <w:rPr>
          <w:rFonts w:ascii="Arial" w:eastAsia="Times New Roman" w:hAnsi="Arial" w:cs="Arial"/>
          <w:sz w:val="20"/>
          <w:szCs w:val="20"/>
        </w:rPr>
        <w:t xml:space="preserve"> </w:t>
      </w:r>
      <w:r w:rsidR="000F681E">
        <w:rPr>
          <w:rFonts w:ascii="Arial" w:eastAsia="Times New Roman" w:hAnsi="Arial" w:cs="Arial"/>
          <w:sz w:val="20"/>
          <w:szCs w:val="20"/>
        </w:rPr>
        <w:t xml:space="preserve">and </w:t>
      </w:r>
      <m:oMath>
        <m:r>
          <w:rPr>
            <w:rFonts w:ascii="Cambria Math" w:hAnsi="Cambria Math" w:cs="Arial"/>
            <w:sz w:val="20"/>
            <w:szCs w:val="20"/>
          </w:rPr>
          <m:t>α</m:t>
        </m:r>
      </m:oMath>
      <w:r w:rsidR="000F681E">
        <w:rPr>
          <w:rFonts w:ascii="Arial" w:eastAsia="Times New Roman" w:hAnsi="Arial" w:cs="Arial"/>
          <w:iCs/>
          <w:sz w:val="20"/>
          <w:szCs w:val="20"/>
        </w:rPr>
        <w:t xml:space="preserve"> is set close to 1</w:t>
      </w:r>
      <w:r w:rsidRPr="001C3F19">
        <w:rPr>
          <w:rFonts w:ascii="Arial" w:eastAsia="Times New Roman" w:hAnsi="Arial" w:cs="Arial"/>
          <w:sz w:val="20"/>
          <w:szCs w:val="20"/>
        </w:rPr>
        <w:t xml:space="preserve">. The vectors </w:t>
      </w:r>
      <m:oMath>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oMath>
      <w:r w:rsidRPr="001C3F19">
        <w:rPr>
          <w:rFonts w:ascii="Arial" w:eastAsia="Times New Roman" w:hAnsi="Arial" w:cs="Arial"/>
          <w:sz w:val="20"/>
          <w:szCs w:val="20"/>
        </w:rPr>
        <w:t xml:space="preserve"> </w:t>
      </w:r>
      <w:r w:rsidR="001804DF" w:rsidRPr="001804DF">
        <w:rPr>
          <w:rFonts w:ascii="Arial" w:eastAsia="Times New Roman" w:hAnsi="Arial" w:cs="Arial"/>
          <w:sz w:val="20"/>
          <w:szCs w:val="20"/>
        </w:rPr>
        <w:t>are constrained to have unit norm to ensure identifiability of the bilinear decomposition and to prevent scale ambiguity between block- and trial-level contributions. For models with</w:t>
      </w:r>
      <w:r w:rsidR="001804DF">
        <w:rPr>
          <w:rFonts w:ascii="Arial" w:eastAsia="Times New Roman" w:hAnsi="Arial" w:cs="Arial"/>
          <w:sz w:val="20"/>
          <w:szCs w:val="20"/>
        </w:rPr>
        <w:t xml:space="preserve"> </w:t>
      </w:r>
      <m:oMath>
        <m:r>
          <w:rPr>
            <w:rFonts w:ascii="Cambria Math" w:eastAsia="Times New Roman" w:hAnsi="Cambria Math" w:cs="Arial"/>
            <w:sz w:val="20"/>
            <w:szCs w:val="20"/>
          </w:rPr>
          <m:t xml:space="preserve">J≥2, </m:t>
        </m:r>
      </m:oMath>
      <w:r w:rsidR="00B40E01">
        <w:rPr>
          <w:rFonts w:ascii="Arial" w:eastAsia="Times New Roman" w:hAnsi="Arial" w:cs="Arial"/>
          <w:sz w:val="20"/>
          <w:szCs w:val="20"/>
        </w:rPr>
        <w:t>t</w:t>
      </w:r>
      <w:r w:rsidR="00B40E01" w:rsidRPr="001C3F19">
        <w:rPr>
          <w:rFonts w:ascii="Arial" w:eastAsia="Times New Roman" w:hAnsi="Arial" w:cs="Arial"/>
          <w:sz w:val="20"/>
          <w:szCs w:val="20"/>
        </w:rPr>
        <w:t>he</w:t>
      </w:r>
      <w:r w:rsidR="00D91396">
        <w:rPr>
          <w:rFonts w:ascii="Arial" w:eastAsia="Times New Roman" w:hAnsi="Arial" w:cs="Arial"/>
          <w:sz w:val="20"/>
          <w:szCs w:val="20"/>
        </w:rPr>
        <w:t xml:space="preserve"> </w:t>
      </w:r>
      <w:r w:rsidR="00B40E01" w:rsidRPr="001C3F19">
        <w:rPr>
          <w:rFonts w:ascii="Arial" w:eastAsia="Times New Roman" w:hAnsi="Arial" w:cs="Arial"/>
          <w:sz w:val="20"/>
          <w:szCs w:val="20"/>
        </w:rPr>
        <w:t xml:space="preserve">vectors </w:t>
      </w:r>
      <m:oMath>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oMath>
      <w:r w:rsidR="00B40E01">
        <w:rPr>
          <w:rFonts w:ascii="Arial" w:eastAsia="Times New Roman" w:hAnsi="Arial" w:cs="Arial"/>
          <w:sz w:val="20"/>
          <w:szCs w:val="20"/>
        </w:rPr>
        <w:t xml:space="preserve"> </w:t>
      </w:r>
      <w:r w:rsidR="001804DF" w:rsidRPr="001804DF">
        <w:rPr>
          <w:rFonts w:ascii="Arial" w:eastAsia="Times New Roman" w:hAnsi="Arial" w:cs="Arial"/>
          <w:sz w:val="20"/>
          <w:szCs w:val="20"/>
        </w:rPr>
        <w:t>are additionally orthogonalized to encourage distinct component representations</w:t>
      </w:r>
      <w:r w:rsidRPr="001C3F19">
        <w:rPr>
          <w:rFonts w:ascii="Arial" w:eastAsia="Times New Roman" w:hAnsi="Arial" w:cs="Arial"/>
          <w:sz w:val="20"/>
          <w:szCs w:val="20"/>
        </w:rPr>
        <w:t xml:space="preserve">. The integer </w:t>
      </w:r>
      <m:oMath>
        <m:r>
          <w:rPr>
            <w:rFonts w:ascii="Cambria Math" w:eastAsia="Times New Roman" w:hAnsi="Cambria Math" w:cs="Arial"/>
            <w:sz w:val="20"/>
            <w:szCs w:val="20"/>
          </w:rPr>
          <m:t>J</m:t>
        </m:r>
      </m:oMath>
      <w:r w:rsidRPr="001C3F19">
        <w:rPr>
          <w:rFonts w:ascii="Arial" w:eastAsia="Times New Roman" w:hAnsi="Arial" w:cs="Arial"/>
          <w:sz w:val="20"/>
          <w:szCs w:val="20"/>
        </w:rPr>
        <w:t xml:space="preserve"> controls the number of spatiotemporal components used to represent each participant’s reaction time matrix </w:t>
      </w:r>
      <m:oMath>
        <m:sSub>
          <m:sSubPr>
            <m:ctrlPr>
              <w:rPr>
                <w:rFonts w:ascii="Cambria Math" w:hAnsi="Cambria Math" w:cs="Arial"/>
                <w:b/>
                <w:bCs/>
                <w:sz w:val="20"/>
                <w:szCs w:val="20"/>
              </w:rPr>
            </m:ctrlPr>
          </m:sSubPr>
          <m:e>
            <m:r>
              <m:rPr>
                <m:sty m:val="b"/>
              </m:rPr>
              <w:rPr>
                <w:rFonts w:ascii="Cambria Math" w:hAnsi="Cambria Math" w:cs="Arial"/>
                <w:sz w:val="20"/>
                <w:szCs w:val="20"/>
              </w:rPr>
              <m:t>Z</m:t>
            </m:r>
          </m:e>
          <m:sub>
            <m:r>
              <w:rPr>
                <w:rFonts w:ascii="Cambria Math" w:hAnsi="Cambria Math" w:cs="Arial"/>
                <w:sz w:val="20"/>
                <w:szCs w:val="20"/>
              </w:rPr>
              <m:t>i</m:t>
            </m:r>
          </m:sub>
        </m:sSub>
      </m:oMath>
      <w:r w:rsidRPr="001C3F19">
        <w:rPr>
          <w:rFonts w:ascii="Arial" w:eastAsia="Times New Roman" w:hAnsi="Arial" w:cs="Arial"/>
          <w:sz w:val="20"/>
          <w:szCs w:val="20"/>
        </w:rPr>
        <w:t xml:space="preserve">. Each term </w:t>
      </w:r>
      <m:oMath>
        <m:sSubSup>
          <m:sSubSupPr>
            <m:ctrlPr>
              <w:rPr>
                <w:rFonts w:ascii="Cambria Math" w:hAnsi="Cambria Math" w:cs="Arial"/>
                <w:b/>
                <w:bCs/>
                <w:iCs/>
                <w:sz w:val="20"/>
                <w:szCs w:val="20"/>
              </w:rPr>
            </m:ctrlPr>
          </m:sSubSupPr>
          <m:e>
            <m:r>
              <w:rPr>
                <w:rFonts w:ascii="Cambria Math" w:hAnsi="Cambria Math" w:cs="Arial"/>
                <w:sz w:val="20"/>
                <w:szCs w:val="20"/>
              </w:rPr>
              <m:t>v</m:t>
            </m:r>
          </m:e>
          <m:sub>
            <m:r>
              <w:rPr>
                <w:rFonts w:ascii="Cambria Math" w:hAnsi="Cambria Math" w:cs="Arial"/>
                <w:sz w:val="20"/>
                <w:szCs w:val="20"/>
              </w:rPr>
              <m:t>j</m:t>
            </m:r>
          </m:sub>
          <m:sup>
            <m:r>
              <m:rPr>
                <m:sty m:val="p"/>
              </m:rPr>
              <w:rPr>
                <w:rFonts w:ascii="Cambria Math" w:hAnsi="Cambria Math" w:cs="Arial"/>
                <w:sz w:val="20"/>
                <w:szCs w:val="20"/>
              </w:rPr>
              <m:t>T</m:t>
            </m:r>
          </m:sup>
        </m:sSubSup>
        <m:sSubSup>
          <m:sSubSupPr>
            <m:ctrlPr>
              <w:rPr>
                <w:rFonts w:ascii="Cambria Math" w:hAnsi="Cambria Math" w:cs="Arial"/>
                <w:b/>
                <w:bCs/>
                <w:i/>
                <w:iCs/>
                <w:sz w:val="20"/>
                <w:szCs w:val="20"/>
              </w:rPr>
            </m:ctrlPr>
          </m:sSubSupPr>
          <m:e>
            <m:r>
              <m:rPr>
                <m:sty m:val="b"/>
              </m:rPr>
              <w:rPr>
                <w:rFonts w:ascii="Cambria Math" w:hAnsi="Cambria Math" w:cs="Arial"/>
                <w:sz w:val="20"/>
                <w:szCs w:val="20"/>
              </w:rPr>
              <m:t>Z</m:t>
            </m:r>
            <m:ctrlPr>
              <w:rPr>
                <w:rFonts w:ascii="Cambria Math" w:hAnsi="Cambria Math" w:cs="Arial"/>
                <w:b/>
                <w:sz w:val="20"/>
                <w:szCs w:val="20"/>
              </w:rPr>
            </m:ctrlPr>
          </m:e>
          <m:sub>
            <m:r>
              <w:rPr>
                <w:rFonts w:ascii="Cambria Math" w:hAnsi="Cambria Math" w:cs="Arial"/>
                <w:sz w:val="20"/>
                <w:szCs w:val="20"/>
              </w:rPr>
              <m:t>i</m:t>
            </m:r>
            <m:ctrlPr>
              <w:rPr>
                <w:rFonts w:ascii="Cambria Math" w:hAnsi="Cambria Math" w:cs="Arial"/>
                <w:i/>
                <w:sz w:val="20"/>
                <w:szCs w:val="20"/>
              </w:rPr>
            </m:ctrlPr>
          </m:sub>
          <m:sup>
            <m:r>
              <m:rPr>
                <m:sty m:val="bi"/>
              </m:rPr>
              <w:rPr>
                <w:rFonts w:ascii="Cambria Math" w:hAnsi="Cambria Math" w:cs="Arial"/>
                <w:sz w:val="20"/>
                <w:szCs w:val="20"/>
              </w:rPr>
              <m:t>(-</m:t>
            </m:r>
            <m:r>
              <w:rPr>
                <w:rFonts w:ascii="Cambria Math" w:hAnsi="Cambria Math" w:cs="Arial"/>
                <w:sz w:val="20"/>
                <w:szCs w:val="20"/>
              </w:rPr>
              <m:t>α)T</m:t>
            </m:r>
          </m:sup>
        </m:sSubSup>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oMath>
      <w:r w:rsidRPr="001C3F19">
        <w:rPr>
          <w:rFonts w:ascii="Arial" w:eastAsia="Times New Roman" w:hAnsi="Arial" w:cs="Arial"/>
          <w:sz w:val="20"/>
          <w:szCs w:val="20"/>
        </w:rPr>
        <w:t xml:space="preserve"> defines a bilinear mapping, where </w:t>
      </w:r>
      <m:oMath>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j</m:t>
            </m:r>
          </m:sub>
        </m:sSub>
      </m:oMath>
      <w:r w:rsidRPr="001C3F19">
        <w:rPr>
          <w:rFonts w:ascii="Arial" w:eastAsia="Times New Roman" w:hAnsi="Arial" w:cs="Arial"/>
          <w:sz w:val="20"/>
          <w:szCs w:val="20"/>
        </w:rPr>
        <w:t xml:space="preserve"> determines how block-level responses are combined and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Pr="001C3F19">
        <w:rPr>
          <w:rFonts w:ascii="Arial" w:eastAsia="Times New Roman" w:hAnsi="Arial" w:cs="Arial"/>
          <w:sz w:val="20"/>
          <w:szCs w:val="20"/>
        </w:rPr>
        <w:t xml:space="preserve"> specifies the relative contribution of individual trials within the corresponding representation. </w:t>
      </w:r>
      <w:r w:rsidR="00AB0F11" w:rsidRPr="00AB0F11">
        <w:rPr>
          <w:rFonts w:ascii="Arial" w:eastAsia="Times New Roman" w:hAnsi="Arial" w:cs="Arial"/>
          <w:sz w:val="20"/>
          <w:szCs w:val="20"/>
        </w:rPr>
        <w:t xml:space="preserve">During training, sparse regularization is imposed on the trial-level weight vectors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00AB0F11" w:rsidRPr="00AB0F11">
        <w:rPr>
          <w:rFonts w:ascii="Arial" w:eastAsia="Times New Roman" w:hAnsi="Arial" w:cs="Arial"/>
          <w:sz w:val="20"/>
          <w:szCs w:val="20"/>
        </w:rPr>
        <w:t xml:space="preserve">, consistent with our empirical observation that SI-related effects are localized to specific trial indices and to mitigate overfitting given the limited sample size. The parameters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w:rPr>
                <w:rFonts w:ascii="Cambria Math" w:eastAsia="Times New Roman" w:hAnsi="Cambria Math" w:cs="Arial"/>
                <w:sz w:val="20"/>
                <w:szCs w:val="20"/>
              </w:rPr>
              <m:t>j</m:t>
            </m:r>
          </m:sub>
        </m:sSub>
      </m:oMath>
      <w:r w:rsidR="00AB0F11" w:rsidRPr="00AB0F11">
        <w:rPr>
          <w:rFonts w:ascii="Arial" w:eastAsia="Times New Roman" w:hAnsi="Arial" w:cs="Arial"/>
          <w:sz w:val="20"/>
          <w:szCs w:val="20"/>
        </w:rPr>
        <w:t xml:space="preserve"> and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00D62332">
        <w:rPr>
          <w:rFonts w:ascii="Arial" w:eastAsia="Times New Roman" w:hAnsi="Arial" w:cs="Arial"/>
          <w:sz w:val="20"/>
          <w:szCs w:val="20"/>
        </w:rPr>
        <w:t xml:space="preserve"> </w:t>
      </w:r>
      <w:r w:rsidR="00AB0F11" w:rsidRPr="00AB0F11">
        <w:rPr>
          <w:rFonts w:ascii="Arial" w:eastAsia="Times New Roman" w:hAnsi="Arial" w:cs="Arial"/>
          <w:sz w:val="20"/>
          <w:szCs w:val="20"/>
        </w:rPr>
        <w:t xml:space="preserve">are estimated using an alternating optimization procedure (see </w:t>
      </w:r>
      <w:r w:rsidR="00AB0F11" w:rsidRPr="009E2643">
        <w:rPr>
          <w:rFonts w:ascii="Arial" w:eastAsia="Times New Roman" w:hAnsi="Arial" w:cs="Arial"/>
          <w:sz w:val="20"/>
          <w:szCs w:val="20"/>
        </w:rPr>
        <w:t>Materials and Methods</w:t>
      </w:r>
      <w:r w:rsidR="00AB0F11">
        <w:rPr>
          <w:rFonts w:ascii="Arial" w:eastAsia="Times New Roman" w:hAnsi="Arial" w:cs="Arial"/>
          <w:sz w:val="20"/>
          <w:szCs w:val="20"/>
        </w:rPr>
        <w:t xml:space="preserve">, </w:t>
      </w:r>
      <w:r w:rsidR="00AB0F11" w:rsidRPr="009E2643">
        <w:rPr>
          <w:rFonts w:ascii="Arial" w:eastAsia="Times New Roman" w:hAnsi="Arial" w:cs="Arial"/>
          <w:sz w:val="20"/>
          <w:szCs w:val="20"/>
        </w:rPr>
        <w:t xml:space="preserve">Bilinear Logistic Regression </w:t>
      </w:r>
      <w:r w:rsidR="00AB0F11" w:rsidRPr="009E2643">
        <w:rPr>
          <w:rFonts w:ascii="Arial" w:eastAsia="Times New Roman" w:hAnsi="Arial" w:cs="Arial"/>
          <w:sz w:val="20"/>
          <w:szCs w:val="20"/>
        </w:rPr>
        <w:lastRenderedPageBreak/>
        <w:t>Classifier</w:t>
      </w:r>
      <w:r w:rsidR="00AB0F11" w:rsidRPr="00AB0F11">
        <w:rPr>
          <w:rFonts w:ascii="Arial" w:eastAsia="Times New Roman" w:hAnsi="Arial" w:cs="Arial"/>
          <w:sz w:val="20"/>
          <w:szCs w:val="20"/>
        </w:rPr>
        <w:t xml:space="preserve">), in which trial-level weights are updated via </w:t>
      </w:r>
      <m:oMath>
        <m:sSub>
          <m:sSubPr>
            <m:ctrlPr>
              <w:rPr>
                <w:rFonts w:ascii="Cambria Math" w:eastAsia="Times New Roman" w:hAnsi="Cambria Math" w:cs="Arial"/>
                <w:sz w:val="20"/>
                <w:szCs w:val="20"/>
              </w:rPr>
            </m:ctrlPr>
          </m:sSubPr>
          <m:e>
            <m:r>
              <m:rPr>
                <m:scr m:val="script"/>
                <m:sty m:val="p"/>
              </m:rPr>
              <w:rPr>
                <w:rFonts w:ascii="Cambria Math" w:eastAsia="Times New Roman" w:hAnsi="Cambria Math" w:cs="Arial"/>
                <w:sz w:val="20"/>
                <w:szCs w:val="20"/>
              </w:rPr>
              <m:t>l</m:t>
            </m:r>
          </m:e>
          <m:sub>
            <m:r>
              <m:rPr>
                <m:sty m:val="p"/>
              </m:rPr>
              <w:rPr>
                <w:rFonts w:ascii="Cambria Math" w:eastAsia="Times New Roman" w:hAnsi="Cambria Math" w:cs="Arial"/>
                <w:sz w:val="20"/>
                <w:szCs w:val="20"/>
              </w:rPr>
              <m:t>1</m:t>
            </m:r>
          </m:sub>
        </m:sSub>
      </m:oMath>
      <w:r w:rsidR="00AB0F11" w:rsidRPr="00AB0F11">
        <w:rPr>
          <w:rFonts w:ascii="Arial" w:eastAsia="Times New Roman" w:hAnsi="Arial" w:cs="Arial"/>
          <w:sz w:val="20"/>
          <w:szCs w:val="20"/>
        </w:rPr>
        <w:t>-regularized logistic regression and block-level vectors are updated via gradient-based steps.</w:t>
      </w:r>
    </w:p>
    <w:p w14:paraId="2B3793A4" w14:textId="7CC8E035" w:rsidR="00904D52" w:rsidRPr="001C3F19" w:rsidRDefault="00453F76" w:rsidP="00F549C9">
      <w:pPr>
        <w:spacing w:before="100" w:beforeAutospacing="1" w:after="100" w:afterAutospacing="1"/>
        <w:jc w:val="both"/>
        <w:rPr>
          <w:rFonts w:ascii="Arial" w:eastAsia="Times New Roman" w:hAnsi="Arial" w:cs="Arial"/>
          <w:sz w:val="20"/>
          <w:szCs w:val="20"/>
        </w:rPr>
      </w:pPr>
      <w:r w:rsidRPr="001C3F19">
        <w:rPr>
          <w:rFonts w:ascii="Arial" w:eastAsiaTheme="minorEastAsia" w:hAnsi="Arial" w:cs="Arial"/>
          <w:b/>
          <w:bCs/>
          <w:sz w:val="20"/>
          <w:szCs w:val="20"/>
        </w:rPr>
        <w:t xml:space="preserve">Fig. </w:t>
      </w:r>
      <w:r w:rsidR="00F549C9" w:rsidRPr="001C3F19">
        <w:rPr>
          <w:rFonts w:ascii="Arial" w:eastAsia="Times New Roman" w:hAnsi="Arial" w:cs="Arial"/>
          <w:b/>
          <w:bCs/>
          <w:sz w:val="20"/>
          <w:szCs w:val="20"/>
        </w:rPr>
        <w:t>4A</w:t>
      </w:r>
      <w:r w:rsidR="00F549C9" w:rsidRPr="001C3F19">
        <w:rPr>
          <w:rFonts w:ascii="Arial" w:eastAsia="Times New Roman" w:hAnsi="Arial" w:cs="Arial"/>
          <w:sz w:val="20"/>
          <w:szCs w:val="20"/>
        </w:rPr>
        <w:t xml:space="preserve"> shows the receiver operating characteristic (ROC) curves for classifiers with </w:t>
      </w:r>
      <m:oMath>
        <m:r>
          <w:rPr>
            <w:rFonts w:ascii="Cambria Math" w:eastAsia="Times New Roman" w:hAnsi="Cambria Math" w:cs="Arial"/>
            <w:sz w:val="20"/>
            <w:szCs w:val="20"/>
          </w:rPr>
          <m:t>J=1,2,</m:t>
        </m:r>
      </m:oMath>
      <w:r w:rsidR="00F549C9" w:rsidRPr="001C3F19">
        <w:rPr>
          <w:rFonts w:ascii="Arial" w:eastAsia="Times New Roman" w:hAnsi="Arial" w:cs="Arial"/>
          <w:sz w:val="20"/>
          <w:szCs w:val="20"/>
        </w:rPr>
        <w:t xml:space="preserve"> and </w:t>
      </w:r>
      <m:oMath>
        <m:r>
          <w:rPr>
            <w:rFonts w:ascii="Cambria Math" w:eastAsia="Times New Roman" w:hAnsi="Cambria Math" w:cs="Arial"/>
            <w:sz w:val="20"/>
            <w:szCs w:val="20"/>
          </w:rPr>
          <m:t>3</m:t>
        </m:r>
      </m:oMath>
      <w:r w:rsidR="00F549C9" w:rsidRPr="001C3F19">
        <w:rPr>
          <w:rFonts w:ascii="Arial" w:eastAsia="Times New Roman" w:hAnsi="Arial" w:cs="Arial"/>
          <w:sz w:val="20"/>
          <w:szCs w:val="20"/>
        </w:rPr>
        <w:t xml:space="preserve"> evaluated </w:t>
      </w:r>
      <w:r w:rsidR="008351E3" w:rsidRPr="001C3F19">
        <w:rPr>
          <w:rFonts w:ascii="Arial" w:eastAsia="Times New Roman" w:hAnsi="Arial" w:cs="Arial"/>
          <w:sz w:val="20"/>
          <w:szCs w:val="20"/>
        </w:rPr>
        <w:t>on 77 participants</w:t>
      </w:r>
      <w:r w:rsidR="00F549C9" w:rsidRPr="001C3F19">
        <w:rPr>
          <w:rFonts w:ascii="Arial" w:eastAsia="Times New Roman" w:hAnsi="Arial" w:cs="Arial"/>
          <w:sz w:val="20"/>
          <w:szCs w:val="20"/>
        </w:rPr>
        <w:t xml:space="preserve">. Model performance was assessed using </w:t>
      </w:r>
      <w:r w:rsidR="005A15C8" w:rsidRPr="005E0887">
        <w:rPr>
          <w:rFonts w:ascii="Arial" w:hAnsi="Arial" w:cs="Arial"/>
          <w:sz w:val="20"/>
          <w:szCs w:val="20"/>
        </w:rPr>
        <w:t xml:space="preserve">leave-one-out cross-validation </w:t>
      </w:r>
      <w:r w:rsidR="005A15C8">
        <w:rPr>
          <w:rFonts w:ascii="Arial" w:hAnsi="Arial" w:cs="Arial"/>
          <w:sz w:val="20"/>
          <w:szCs w:val="20"/>
        </w:rPr>
        <w:t>(</w:t>
      </w:r>
      <w:r w:rsidR="00F549C9" w:rsidRPr="001C3F19">
        <w:rPr>
          <w:rFonts w:ascii="Arial" w:eastAsia="Times New Roman" w:hAnsi="Arial" w:cs="Arial"/>
          <w:sz w:val="20"/>
          <w:szCs w:val="20"/>
        </w:rPr>
        <w:t>LOOCV</w:t>
      </w:r>
      <w:r w:rsidR="005A15C8">
        <w:rPr>
          <w:rFonts w:ascii="Arial" w:eastAsia="Times New Roman" w:hAnsi="Arial" w:cs="Arial"/>
          <w:sz w:val="20"/>
          <w:szCs w:val="20"/>
        </w:rPr>
        <w:t>)</w:t>
      </w:r>
      <w:r w:rsidR="00F549C9" w:rsidRPr="001C3F19">
        <w:rPr>
          <w:rFonts w:ascii="Arial" w:eastAsia="Times New Roman" w:hAnsi="Arial" w:cs="Arial"/>
          <w:sz w:val="20"/>
          <w:szCs w:val="20"/>
        </w:rPr>
        <w:t xml:space="preserve">; accordingly, the ROC curves were constructed by aggregating predictions from 77 classifiers, each trained on 76 participants and evaluated on the held-out subject. The model with </w:t>
      </w:r>
      <m:oMath>
        <m:r>
          <w:rPr>
            <w:rFonts w:ascii="Cambria Math" w:eastAsia="Times New Roman" w:hAnsi="Cambria Math" w:cs="Arial"/>
            <w:sz w:val="20"/>
            <w:szCs w:val="20"/>
          </w:rPr>
          <m:t>J=2</m:t>
        </m:r>
      </m:oMath>
      <w:r w:rsidR="00F549C9" w:rsidRPr="001C3F19">
        <w:rPr>
          <w:rFonts w:ascii="Arial" w:eastAsia="Times New Roman" w:hAnsi="Arial" w:cs="Arial"/>
          <w:sz w:val="20"/>
          <w:szCs w:val="20"/>
        </w:rPr>
        <w:t xml:space="preserve"> achieved the best performance, yielding a balanced accuracy of 7</w:t>
      </w:r>
      <w:r w:rsidR="000300AD" w:rsidRPr="001C3F19">
        <w:rPr>
          <w:rFonts w:ascii="Arial" w:eastAsia="Times New Roman" w:hAnsi="Arial" w:cs="Arial"/>
          <w:sz w:val="20"/>
          <w:szCs w:val="20"/>
        </w:rPr>
        <w:t>7</w:t>
      </w:r>
      <w:r w:rsidR="00F549C9" w:rsidRPr="001C3F19">
        <w:rPr>
          <w:rFonts w:ascii="Arial" w:eastAsia="Times New Roman" w:hAnsi="Arial" w:cs="Arial"/>
          <w:sz w:val="20"/>
          <w:szCs w:val="20"/>
        </w:rPr>
        <w:t xml:space="preserve">% (specificity = </w:t>
      </w:r>
      <w:r w:rsidR="000300AD" w:rsidRPr="001C3F19">
        <w:rPr>
          <w:rFonts w:ascii="Arial" w:eastAsia="Times New Roman" w:hAnsi="Arial" w:cs="Arial"/>
          <w:sz w:val="20"/>
          <w:szCs w:val="20"/>
        </w:rPr>
        <w:t>0.78</w:t>
      </w:r>
      <w:r w:rsidR="00F549C9" w:rsidRPr="001C3F19">
        <w:rPr>
          <w:rFonts w:ascii="Arial" w:eastAsia="Times New Roman" w:hAnsi="Arial" w:cs="Arial"/>
          <w:sz w:val="20"/>
          <w:szCs w:val="20"/>
        </w:rPr>
        <w:t xml:space="preserve">, sensitivity = </w:t>
      </w:r>
      <w:r w:rsidR="000300AD" w:rsidRPr="001C3F19">
        <w:rPr>
          <w:rFonts w:ascii="Arial" w:eastAsia="Times New Roman" w:hAnsi="Arial" w:cs="Arial"/>
          <w:sz w:val="20"/>
          <w:szCs w:val="20"/>
        </w:rPr>
        <w:t>0.77</w:t>
      </w:r>
      <w:r w:rsidR="00F549C9" w:rsidRPr="001C3F19">
        <w:rPr>
          <w:rFonts w:ascii="Arial" w:eastAsia="Times New Roman" w:hAnsi="Arial" w:cs="Arial"/>
          <w:sz w:val="20"/>
          <w:szCs w:val="20"/>
        </w:rPr>
        <w:t xml:space="preserve">) and an AUC of 0.79. In contrast, models with </w:t>
      </w:r>
      <m:oMath>
        <m:r>
          <w:rPr>
            <w:rFonts w:ascii="Cambria Math" w:eastAsia="Times New Roman" w:hAnsi="Cambria Math" w:cs="Arial"/>
            <w:sz w:val="20"/>
            <w:szCs w:val="20"/>
          </w:rPr>
          <m:t>J=1</m:t>
        </m:r>
      </m:oMath>
      <w:r w:rsidR="00F549C9" w:rsidRPr="001C3F19">
        <w:rPr>
          <w:rFonts w:ascii="Arial" w:eastAsia="Times New Roman" w:hAnsi="Arial" w:cs="Arial"/>
          <w:sz w:val="20"/>
          <w:szCs w:val="20"/>
        </w:rPr>
        <w:t xml:space="preserve"> and </w:t>
      </w:r>
      <m:oMath>
        <m:r>
          <w:rPr>
            <w:rFonts w:ascii="Cambria Math" w:eastAsia="Times New Roman" w:hAnsi="Cambria Math" w:cs="Arial"/>
            <w:sz w:val="20"/>
            <w:szCs w:val="20"/>
          </w:rPr>
          <m:t>J=3</m:t>
        </m:r>
      </m:oMath>
      <w:r w:rsidR="00F549C9" w:rsidRPr="001C3F19">
        <w:rPr>
          <w:rFonts w:ascii="Arial" w:eastAsia="Times New Roman" w:hAnsi="Arial" w:cs="Arial"/>
          <w:sz w:val="20"/>
          <w:szCs w:val="20"/>
        </w:rPr>
        <w:t xml:space="preserve"> performed substantially worse, with AUCs of 0.559 and 0.526, respectively. </w:t>
      </w:r>
      <w:r w:rsidRPr="001C3F19">
        <w:rPr>
          <w:rFonts w:ascii="Arial" w:eastAsiaTheme="minorEastAsia" w:hAnsi="Arial" w:cs="Arial"/>
          <w:b/>
          <w:bCs/>
          <w:sz w:val="20"/>
          <w:szCs w:val="20"/>
        </w:rPr>
        <w:t xml:space="preserve">Fig. </w:t>
      </w:r>
      <w:r w:rsidR="00F549C9" w:rsidRPr="001C3F19">
        <w:rPr>
          <w:rFonts w:ascii="Arial" w:eastAsia="Times New Roman" w:hAnsi="Arial" w:cs="Arial"/>
          <w:b/>
          <w:bCs/>
          <w:sz w:val="20"/>
          <w:szCs w:val="20"/>
        </w:rPr>
        <w:t>4B</w:t>
      </w:r>
      <w:r w:rsidR="00F549C9" w:rsidRPr="001C3F19">
        <w:rPr>
          <w:rFonts w:ascii="Arial" w:eastAsia="Times New Roman" w:hAnsi="Arial" w:cs="Arial"/>
          <w:sz w:val="20"/>
          <w:szCs w:val="20"/>
        </w:rPr>
        <w:t xml:space="preserve"> illustrates the joint distribution of the learned projections </w:t>
      </w:r>
      <m:oMath>
        <m:sSubSup>
          <m:sSubSupPr>
            <m:ctrlPr>
              <w:rPr>
                <w:rFonts w:ascii="Cambria Math" w:hAnsi="Cambria Math" w:cs="Arial"/>
                <w:b/>
                <w:bCs/>
                <w:iCs/>
                <w:sz w:val="20"/>
                <w:szCs w:val="20"/>
              </w:rPr>
            </m:ctrlPr>
          </m:sSubSupPr>
          <m:e>
            <m:r>
              <w:rPr>
                <w:rFonts w:ascii="Cambria Math" w:hAnsi="Cambria Math" w:cs="Arial"/>
                <w:sz w:val="20"/>
                <w:szCs w:val="20"/>
              </w:rPr>
              <m:t>v</m:t>
            </m:r>
          </m:e>
          <m:sub>
            <m:r>
              <w:rPr>
                <w:rFonts w:ascii="Cambria Math" w:hAnsi="Cambria Math" w:cs="Arial"/>
                <w:sz w:val="20"/>
                <w:szCs w:val="20"/>
              </w:rPr>
              <m:t>1</m:t>
            </m:r>
          </m:sub>
          <m:sup>
            <m:r>
              <m:rPr>
                <m:sty m:val="p"/>
              </m:rPr>
              <w:rPr>
                <w:rFonts w:ascii="Cambria Math" w:hAnsi="Cambria Math" w:cs="Arial"/>
                <w:sz w:val="20"/>
                <w:szCs w:val="20"/>
              </w:rPr>
              <m:t>T</m:t>
            </m:r>
          </m:sup>
        </m:sSubSup>
        <m:sSubSup>
          <m:sSubSupPr>
            <m:ctrlPr>
              <w:rPr>
                <w:rFonts w:ascii="Cambria Math" w:hAnsi="Cambria Math" w:cs="Arial"/>
                <w:b/>
                <w:bCs/>
                <w:i/>
                <w:iCs/>
                <w:sz w:val="20"/>
                <w:szCs w:val="20"/>
              </w:rPr>
            </m:ctrlPr>
          </m:sSubSupPr>
          <m:e>
            <m:r>
              <m:rPr>
                <m:sty m:val="b"/>
              </m:rPr>
              <w:rPr>
                <w:rFonts w:ascii="Cambria Math" w:hAnsi="Cambria Math" w:cs="Arial"/>
                <w:sz w:val="20"/>
                <w:szCs w:val="20"/>
              </w:rPr>
              <m:t>Z</m:t>
            </m:r>
            <m:ctrlPr>
              <w:rPr>
                <w:rFonts w:ascii="Cambria Math" w:hAnsi="Cambria Math" w:cs="Arial"/>
                <w:b/>
                <w:sz w:val="20"/>
                <w:szCs w:val="20"/>
              </w:rPr>
            </m:ctrlPr>
          </m:e>
          <m:sub>
            <m:r>
              <w:rPr>
                <w:rFonts w:ascii="Cambria Math" w:hAnsi="Cambria Math" w:cs="Arial"/>
                <w:sz w:val="20"/>
                <w:szCs w:val="20"/>
              </w:rPr>
              <m:t>i</m:t>
            </m:r>
            <m:ctrlPr>
              <w:rPr>
                <w:rFonts w:ascii="Cambria Math" w:hAnsi="Cambria Math" w:cs="Arial"/>
                <w:i/>
                <w:sz w:val="20"/>
                <w:szCs w:val="20"/>
              </w:rPr>
            </m:ctrlPr>
          </m:sub>
          <m:sup>
            <m:r>
              <m:rPr>
                <m:sty m:val="bi"/>
              </m:rPr>
              <w:rPr>
                <w:rFonts w:ascii="Cambria Math" w:hAnsi="Cambria Math" w:cs="Arial"/>
                <w:sz w:val="20"/>
                <w:szCs w:val="20"/>
              </w:rPr>
              <m:t>(-</m:t>
            </m:r>
            <m:r>
              <w:rPr>
                <w:rFonts w:ascii="Cambria Math" w:hAnsi="Cambria Math" w:cs="Arial"/>
                <w:sz w:val="20"/>
                <w:szCs w:val="20"/>
              </w:rPr>
              <m:t>α)T</m:t>
            </m:r>
          </m:sup>
        </m:sSubSup>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1</m:t>
            </m:r>
          </m:sub>
        </m:sSub>
      </m:oMath>
      <w:r w:rsidR="00F549C9" w:rsidRPr="001C3F19">
        <w:rPr>
          <w:rFonts w:ascii="Arial" w:eastAsia="Times New Roman" w:hAnsi="Arial" w:cs="Arial"/>
          <w:sz w:val="20"/>
          <w:szCs w:val="20"/>
        </w:rPr>
        <w:t xml:space="preserve"> and </w:t>
      </w:r>
      <m:oMath>
        <m:sSubSup>
          <m:sSubSupPr>
            <m:ctrlPr>
              <w:rPr>
                <w:rFonts w:ascii="Cambria Math" w:hAnsi="Cambria Math" w:cs="Arial"/>
                <w:b/>
                <w:bCs/>
                <w:iCs/>
                <w:sz w:val="20"/>
                <w:szCs w:val="20"/>
              </w:rPr>
            </m:ctrlPr>
          </m:sSubSupPr>
          <m:e>
            <m:r>
              <w:rPr>
                <w:rFonts w:ascii="Cambria Math" w:hAnsi="Cambria Math" w:cs="Arial"/>
                <w:sz w:val="20"/>
                <w:szCs w:val="20"/>
              </w:rPr>
              <m:t>v</m:t>
            </m:r>
          </m:e>
          <m:sub>
            <m:r>
              <w:rPr>
                <w:rFonts w:ascii="Cambria Math" w:hAnsi="Cambria Math" w:cs="Arial"/>
                <w:sz w:val="20"/>
                <w:szCs w:val="20"/>
              </w:rPr>
              <m:t>2</m:t>
            </m:r>
          </m:sub>
          <m:sup>
            <m:r>
              <m:rPr>
                <m:sty m:val="p"/>
              </m:rPr>
              <w:rPr>
                <w:rFonts w:ascii="Cambria Math" w:hAnsi="Cambria Math" w:cs="Arial"/>
                <w:sz w:val="20"/>
                <w:szCs w:val="20"/>
              </w:rPr>
              <m:t>T</m:t>
            </m:r>
          </m:sup>
        </m:sSubSup>
        <m:sSubSup>
          <m:sSubSupPr>
            <m:ctrlPr>
              <w:rPr>
                <w:rFonts w:ascii="Cambria Math" w:hAnsi="Cambria Math" w:cs="Arial"/>
                <w:b/>
                <w:bCs/>
                <w:i/>
                <w:iCs/>
                <w:sz w:val="20"/>
                <w:szCs w:val="20"/>
              </w:rPr>
            </m:ctrlPr>
          </m:sSubSupPr>
          <m:e>
            <m:r>
              <m:rPr>
                <m:sty m:val="b"/>
              </m:rPr>
              <w:rPr>
                <w:rFonts w:ascii="Cambria Math" w:hAnsi="Cambria Math" w:cs="Arial"/>
                <w:sz w:val="20"/>
                <w:szCs w:val="20"/>
              </w:rPr>
              <m:t>Z</m:t>
            </m:r>
            <m:ctrlPr>
              <w:rPr>
                <w:rFonts w:ascii="Cambria Math" w:hAnsi="Cambria Math" w:cs="Arial"/>
                <w:b/>
                <w:sz w:val="20"/>
                <w:szCs w:val="20"/>
              </w:rPr>
            </m:ctrlPr>
          </m:e>
          <m:sub>
            <m:r>
              <w:rPr>
                <w:rFonts w:ascii="Cambria Math" w:hAnsi="Cambria Math" w:cs="Arial"/>
                <w:sz w:val="20"/>
                <w:szCs w:val="20"/>
              </w:rPr>
              <m:t>i</m:t>
            </m:r>
            <m:ctrlPr>
              <w:rPr>
                <w:rFonts w:ascii="Cambria Math" w:hAnsi="Cambria Math" w:cs="Arial"/>
                <w:i/>
                <w:sz w:val="20"/>
                <w:szCs w:val="20"/>
              </w:rPr>
            </m:ctrlPr>
          </m:sub>
          <m:sup>
            <m:r>
              <m:rPr>
                <m:sty m:val="bi"/>
              </m:rPr>
              <w:rPr>
                <w:rFonts w:ascii="Cambria Math" w:hAnsi="Cambria Math" w:cs="Arial"/>
                <w:sz w:val="20"/>
                <w:szCs w:val="20"/>
              </w:rPr>
              <m:t>(-</m:t>
            </m:r>
            <m:r>
              <w:rPr>
                <w:rFonts w:ascii="Cambria Math" w:hAnsi="Cambria Math" w:cs="Arial"/>
                <w:sz w:val="20"/>
                <w:szCs w:val="20"/>
              </w:rPr>
              <m:t>α)T</m:t>
            </m:r>
          </m:sup>
        </m:sSubSup>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2</m:t>
            </m:r>
          </m:sub>
        </m:sSub>
      </m:oMath>
      <w:r w:rsidR="00F549C9" w:rsidRPr="001C3F19">
        <w:rPr>
          <w:rFonts w:ascii="Arial" w:eastAsia="Times New Roman" w:hAnsi="Arial" w:cs="Arial"/>
          <w:sz w:val="20"/>
          <w:szCs w:val="20"/>
        </w:rPr>
        <w:t xml:space="preserve"> across all 77 test folds, with the corresponding decision boundary shown. Using either projection alone results in reduced sensitivity or specificity, leading to lower classification accuracy. This observation is consistent with the inferior performance of the </w:t>
      </w:r>
      <m:oMath>
        <m:r>
          <w:rPr>
            <w:rFonts w:ascii="Cambria Math" w:eastAsia="Times New Roman" w:hAnsi="Cambria Math" w:cs="Arial"/>
            <w:sz w:val="20"/>
            <w:szCs w:val="20"/>
          </w:rPr>
          <m:t>J=1</m:t>
        </m:r>
      </m:oMath>
      <w:r w:rsidR="00F549C9" w:rsidRPr="001C3F19">
        <w:rPr>
          <w:rFonts w:ascii="Arial" w:eastAsia="Times New Roman" w:hAnsi="Arial" w:cs="Arial"/>
          <w:sz w:val="20"/>
          <w:szCs w:val="20"/>
        </w:rPr>
        <w:t xml:space="preserve"> model and suggests that multiple distinct </w:t>
      </w:r>
      <w:proofErr w:type="gramStart"/>
      <w:r w:rsidR="00F549C9" w:rsidRPr="001C3F19">
        <w:rPr>
          <w:rFonts w:ascii="Arial" w:eastAsia="Times New Roman" w:hAnsi="Arial" w:cs="Arial"/>
          <w:sz w:val="20"/>
          <w:szCs w:val="20"/>
        </w:rPr>
        <w:t>temporal</w:t>
      </w:r>
      <w:proofErr w:type="gramEnd"/>
      <w:r w:rsidR="00F549C9" w:rsidRPr="001C3F19">
        <w:rPr>
          <w:rFonts w:ascii="Arial" w:eastAsia="Times New Roman" w:hAnsi="Arial" w:cs="Arial"/>
          <w:sz w:val="20"/>
          <w:szCs w:val="20"/>
        </w:rPr>
        <w:t xml:space="preserve"> encoding patterns jointly contribute to SI-state prediction. In contrast, increasing model complexity to </w:t>
      </w:r>
      <m:oMath>
        <m:r>
          <w:rPr>
            <w:rFonts w:ascii="Cambria Math" w:eastAsia="Times New Roman" w:hAnsi="Cambria Math" w:cs="Arial"/>
            <w:sz w:val="20"/>
            <w:szCs w:val="20"/>
          </w:rPr>
          <m:t>J=3</m:t>
        </m:r>
      </m:oMath>
      <w:r w:rsidR="00F549C9" w:rsidRPr="001C3F19">
        <w:rPr>
          <w:rFonts w:ascii="Arial" w:eastAsia="Times New Roman" w:hAnsi="Arial" w:cs="Arial"/>
          <w:sz w:val="20"/>
          <w:szCs w:val="20"/>
        </w:rPr>
        <w:t xml:space="preserve"> appears to introduce overfitting, </w:t>
      </w:r>
      <w:r w:rsidR="00BA16EA" w:rsidRPr="00BA16EA">
        <w:rPr>
          <w:rFonts w:ascii="Arial" w:eastAsia="Times New Roman" w:hAnsi="Arial" w:cs="Arial"/>
          <w:sz w:val="20"/>
          <w:szCs w:val="20"/>
        </w:rPr>
        <w:t>consistent with overfitting due to increased model complexity relative to sample size</w:t>
      </w:r>
      <w:r w:rsidR="00F549C9" w:rsidRPr="001C3F19">
        <w:rPr>
          <w:rFonts w:ascii="Arial" w:eastAsia="Times New Roman" w:hAnsi="Arial" w:cs="Arial"/>
          <w:sz w:val="20"/>
          <w:szCs w:val="20"/>
        </w:rPr>
        <w:t xml:space="preserve">. We additionally evaluated baseline models in which the block-level vectors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w:rPr>
                <w:rFonts w:ascii="Cambria Math" w:eastAsia="Times New Roman" w:hAnsi="Cambria Math" w:cs="Arial"/>
                <w:sz w:val="20"/>
                <w:szCs w:val="20"/>
              </w:rPr>
              <m:t>j</m:t>
            </m:r>
          </m:sub>
        </m:sSub>
      </m:oMath>
      <w:r w:rsidR="00F549C9" w:rsidRPr="001C3F19">
        <w:rPr>
          <w:rFonts w:ascii="Arial" w:eastAsia="Times New Roman" w:hAnsi="Arial" w:cs="Arial"/>
          <w:sz w:val="20"/>
          <w:szCs w:val="20"/>
        </w:rPr>
        <w:t xml:space="preserve"> were fixed rather than learned. Specifically,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w:rPr>
                <w:rFonts w:ascii="Cambria Math" w:eastAsia="Times New Roman" w:hAnsi="Cambria Math" w:cs="Arial"/>
                <w:sz w:val="20"/>
                <w:szCs w:val="20"/>
              </w:rPr>
              <m:t>j</m:t>
            </m:r>
          </m:sub>
        </m:sSub>
      </m:oMath>
      <w:r w:rsidR="00F549C9" w:rsidRPr="001C3F19">
        <w:rPr>
          <w:rFonts w:ascii="Arial" w:eastAsia="Times New Roman" w:hAnsi="Arial" w:cs="Arial"/>
          <w:sz w:val="20"/>
          <w:szCs w:val="20"/>
        </w:rPr>
        <w:t xml:space="preserve"> were set to either the leading </w:t>
      </w:r>
      <w:r w:rsidR="00D73AB6">
        <w:rPr>
          <w:rFonts w:ascii="Arial" w:eastAsia="Times New Roman" w:hAnsi="Arial" w:cs="Arial"/>
          <w:sz w:val="20"/>
          <w:szCs w:val="20"/>
        </w:rPr>
        <w:t>PC1</w:t>
      </w:r>
      <w:r w:rsidR="00F549C9" w:rsidRPr="001C3F19">
        <w:rPr>
          <w:rFonts w:ascii="Arial" w:eastAsia="Times New Roman" w:hAnsi="Arial" w:cs="Arial"/>
          <w:sz w:val="20"/>
          <w:szCs w:val="20"/>
        </w:rPr>
        <w:t xml:space="preserve"> or the first two </w:t>
      </w:r>
      <w:r w:rsidR="00133765" w:rsidRPr="001C3F19">
        <w:rPr>
          <w:rFonts w:ascii="Arial" w:eastAsia="Times New Roman" w:hAnsi="Arial" w:cs="Arial"/>
          <w:sz w:val="20"/>
          <w:szCs w:val="20"/>
        </w:rPr>
        <w:t>PCs</w:t>
      </w:r>
      <w:r w:rsidR="00F549C9" w:rsidRPr="001C3F19">
        <w:rPr>
          <w:rFonts w:ascii="Arial" w:eastAsia="Times New Roman" w:hAnsi="Arial" w:cs="Arial"/>
          <w:sz w:val="20"/>
          <w:szCs w:val="20"/>
        </w:rPr>
        <w:t xml:space="preserve"> of the </w:t>
      </w:r>
      <w:r w:rsidR="00133765" w:rsidRPr="001C3F19">
        <w:rPr>
          <w:rFonts w:ascii="Arial" w:eastAsia="Times New Roman" w:hAnsi="Arial" w:cs="Arial"/>
          <w:sz w:val="20"/>
          <w:szCs w:val="20"/>
        </w:rPr>
        <w:t xml:space="preserve">uncentered </w:t>
      </w:r>
      <w:r w:rsidR="00F549C9" w:rsidRPr="001C3F19">
        <w:rPr>
          <w:rFonts w:ascii="Arial" w:eastAsia="Times New Roman" w:hAnsi="Arial" w:cs="Arial"/>
          <w:sz w:val="20"/>
          <w:szCs w:val="20"/>
        </w:rPr>
        <w:t xml:space="preserve">covariance matrix estimated from the training data within each LOOCV fold. As shown in </w:t>
      </w:r>
      <w:r w:rsidRPr="001C3F19">
        <w:rPr>
          <w:rFonts w:ascii="Arial" w:eastAsiaTheme="minorEastAsia" w:hAnsi="Arial" w:cs="Arial"/>
          <w:b/>
          <w:bCs/>
          <w:sz w:val="20"/>
          <w:szCs w:val="20"/>
        </w:rPr>
        <w:t xml:space="preserve">Fig. </w:t>
      </w:r>
      <w:r w:rsidR="00F549C9" w:rsidRPr="001C3F19">
        <w:rPr>
          <w:rFonts w:ascii="Arial" w:eastAsia="Times New Roman" w:hAnsi="Arial" w:cs="Arial"/>
          <w:b/>
          <w:bCs/>
          <w:sz w:val="20"/>
          <w:szCs w:val="20"/>
        </w:rPr>
        <w:t>4A</w:t>
      </w:r>
      <w:r w:rsidR="00F549C9" w:rsidRPr="001C3F19">
        <w:rPr>
          <w:rFonts w:ascii="Arial" w:eastAsia="Times New Roman" w:hAnsi="Arial" w:cs="Arial"/>
          <w:sz w:val="20"/>
          <w:szCs w:val="20"/>
        </w:rPr>
        <w:t>, these fixed-PC models achieved AUCs of approximately 0.</w:t>
      </w:r>
      <w:r w:rsidR="00243F95" w:rsidRPr="001C3F19">
        <w:rPr>
          <w:rFonts w:ascii="Arial" w:eastAsia="Times New Roman" w:hAnsi="Arial" w:cs="Arial"/>
          <w:sz w:val="20"/>
          <w:szCs w:val="20"/>
        </w:rPr>
        <w:t>5</w:t>
      </w:r>
      <w:r w:rsidR="006009FB" w:rsidRPr="001C3F19">
        <w:rPr>
          <w:rFonts w:ascii="Arial" w:eastAsia="Times New Roman" w:hAnsi="Arial" w:cs="Arial"/>
          <w:sz w:val="20"/>
          <w:szCs w:val="20"/>
        </w:rPr>
        <w:t>9</w:t>
      </w:r>
      <w:r w:rsidR="000A7AC9" w:rsidRPr="001C3F19">
        <w:rPr>
          <w:rFonts w:ascii="Arial" w:eastAsia="Times New Roman" w:hAnsi="Arial" w:cs="Arial"/>
          <w:sz w:val="20"/>
          <w:szCs w:val="20"/>
        </w:rPr>
        <w:t xml:space="preserve"> </w:t>
      </w:r>
      <w:r w:rsidR="00F549C9" w:rsidRPr="001C3F19">
        <w:rPr>
          <w:rFonts w:ascii="Arial" w:eastAsia="Times New Roman" w:hAnsi="Arial" w:cs="Arial"/>
          <w:sz w:val="20"/>
          <w:szCs w:val="20"/>
        </w:rPr>
        <w:t>and 0.</w:t>
      </w:r>
      <w:r w:rsidR="00243F95" w:rsidRPr="001C3F19">
        <w:rPr>
          <w:rFonts w:ascii="Arial" w:eastAsia="Times New Roman" w:hAnsi="Arial" w:cs="Arial"/>
          <w:sz w:val="20"/>
          <w:szCs w:val="20"/>
        </w:rPr>
        <w:t>6</w:t>
      </w:r>
      <w:r w:rsidR="006009FB" w:rsidRPr="001C3F19">
        <w:rPr>
          <w:rFonts w:ascii="Arial" w:eastAsia="Times New Roman" w:hAnsi="Arial" w:cs="Arial"/>
          <w:sz w:val="20"/>
          <w:szCs w:val="20"/>
        </w:rPr>
        <w:t>6</w:t>
      </w:r>
      <w:r w:rsidR="00F549C9" w:rsidRPr="001C3F19">
        <w:rPr>
          <w:rFonts w:ascii="Arial" w:eastAsia="Times New Roman" w:hAnsi="Arial" w:cs="Arial"/>
          <w:sz w:val="20"/>
          <w:szCs w:val="20"/>
        </w:rPr>
        <w:t xml:space="preserve">, respectively. These results indicate that directions </w:t>
      </w:r>
      <w:r w:rsidR="000A7AC9" w:rsidRPr="001C3F19">
        <w:rPr>
          <w:rFonts w:ascii="Arial" w:eastAsia="Times New Roman" w:hAnsi="Arial" w:cs="Arial"/>
          <w:sz w:val="20"/>
          <w:szCs w:val="20"/>
        </w:rPr>
        <w:t xml:space="preserve">that </w:t>
      </w:r>
      <w:r w:rsidR="00F549C9" w:rsidRPr="001C3F19">
        <w:rPr>
          <w:rFonts w:ascii="Arial" w:eastAsia="Times New Roman" w:hAnsi="Arial" w:cs="Arial"/>
          <w:sz w:val="20"/>
          <w:szCs w:val="20"/>
        </w:rPr>
        <w:t>captur</w:t>
      </w:r>
      <w:r w:rsidR="000A7AC9" w:rsidRPr="001C3F19">
        <w:rPr>
          <w:rFonts w:ascii="Arial" w:eastAsia="Times New Roman" w:hAnsi="Arial" w:cs="Arial"/>
          <w:sz w:val="20"/>
          <w:szCs w:val="20"/>
        </w:rPr>
        <w:t>e</w:t>
      </w:r>
      <w:r w:rsidR="00F549C9" w:rsidRPr="001C3F19">
        <w:rPr>
          <w:rFonts w:ascii="Arial" w:eastAsia="Times New Roman" w:hAnsi="Arial" w:cs="Arial"/>
          <w:sz w:val="20"/>
          <w:szCs w:val="20"/>
        </w:rPr>
        <w:t xml:space="preserve"> maximal variance in block-level RTs do not </w:t>
      </w:r>
      <w:r w:rsidR="001D0BA4" w:rsidRPr="001D0BA4">
        <w:rPr>
          <w:rFonts w:ascii="Arial" w:eastAsia="Times New Roman" w:hAnsi="Arial" w:cs="Arial"/>
          <w:sz w:val="20"/>
          <w:szCs w:val="20"/>
        </w:rPr>
        <w:t>reliably</w:t>
      </w:r>
      <w:r w:rsidR="006C38D1">
        <w:rPr>
          <w:rFonts w:ascii="Arial" w:eastAsia="Times New Roman" w:hAnsi="Arial" w:cs="Arial"/>
          <w:sz w:val="20"/>
          <w:szCs w:val="20"/>
        </w:rPr>
        <w:t xml:space="preserve"> </w:t>
      </w:r>
      <w:r w:rsidR="00F549C9" w:rsidRPr="001C3F19">
        <w:rPr>
          <w:rFonts w:ascii="Arial" w:eastAsia="Times New Roman" w:hAnsi="Arial" w:cs="Arial"/>
          <w:sz w:val="20"/>
          <w:szCs w:val="20"/>
        </w:rPr>
        <w:t xml:space="preserve">correspond to latent </w:t>
      </w:r>
      <w:r w:rsidR="00133765" w:rsidRPr="001C3F19">
        <w:rPr>
          <w:rFonts w:ascii="Arial" w:eastAsia="Times New Roman" w:hAnsi="Arial" w:cs="Arial"/>
          <w:sz w:val="20"/>
          <w:szCs w:val="20"/>
        </w:rPr>
        <w:t>projections</w:t>
      </w:r>
      <w:r w:rsidR="00F549C9" w:rsidRPr="001C3F19">
        <w:rPr>
          <w:rFonts w:ascii="Arial" w:eastAsia="Times New Roman" w:hAnsi="Arial" w:cs="Arial"/>
          <w:sz w:val="20"/>
          <w:szCs w:val="20"/>
        </w:rPr>
        <w:t xml:space="preserve"> that optimally encode </w:t>
      </w:r>
      <w:r w:rsidR="00133765" w:rsidRPr="001C3F19">
        <w:rPr>
          <w:rFonts w:ascii="Arial" w:eastAsia="Times New Roman" w:hAnsi="Arial" w:cs="Arial"/>
          <w:sz w:val="20"/>
          <w:szCs w:val="20"/>
        </w:rPr>
        <w:t>SI</w:t>
      </w:r>
      <w:r w:rsidR="00F549C9" w:rsidRPr="001C3F19">
        <w:rPr>
          <w:rFonts w:ascii="Arial" w:eastAsia="Times New Roman" w:hAnsi="Arial" w:cs="Arial"/>
          <w:sz w:val="20"/>
          <w:szCs w:val="20"/>
        </w:rPr>
        <w:t xml:space="preserve"> state.</w:t>
      </w:r>
      <w:r w:rsidR="00904D52">
        <w:rPr>
          <w:rFonts w:ascii="Arial" w:eastAsia="Times New Roman" w:hAnsi="Arial" w:cs="Arial"/>
          <w:sz w:val="20"/>
          <w:szCs w:val="20"/>
        </w:rPr>
        <w:t xml:space="preserve"> </w:t>
      </w:r>
      <w:r w:rsidR="00807D67" w:rsidRPr="00807D67">
        <w:rPr>
          <w:rFonts w:ascii="Arial" w:eastAsia="Times New Roman" w:hAnsi="Arial" w:cs="Arial"/>
          <w:sz w:val="20"/>
          <w:szCs w:val="20"/>
        </w:rPr>
        <w:t xml:space="preserve">To assess statistical significance, we conducted a label-shuffling permutation test in which the entire LOOCV training and evaluation pipeline was repeated under randomly permuted SI labels. As shown in </w:t>
      </w:r>
      <w:r w:rsidR="00807D67" w:rsidRPr="00807D67">
        <w:rPr>
          <w:rFonts w:ascii="Arial" w:eastAsia="Times New Roman" w:hAnsi="Arial" w:cs="Arial"/>
          <w:b/>
          <w:bCs/>
          <w:sz w:val="20"/>
          <w:szCs w:val="20"/>
        </w:rPr>
        <w:t>Fig. 4E</w:t>
      </w:r>
      <w:r w:rsidR="00807D67" w:rsidRPr="00807D67">
        <w:rPr>
          <w:rFonts w:ascii="Arial" w:eastAsia="Times New Roman" w:hAnsi="Arial" w:cs="Arial"/>
          <w:sz w:val="20"/>
          <w:szCs w:val="20"/>
        </w:rPr>
        <w:t>, the empirical null distributions of balanced accuracy and AUC derived from 1,000 permutations were centered near chance levels. The observed balanced accuracy (77%) and AUC (0.79) strictly exceeded the empirical null distributions (</w:t>
      </w:r>
      <w:r w:rsidR="00FD141A" w:rsidRPr="00FD141A">
        <w:rPr>
          <w:rFonts w:ascii="Arial" w:eastAsia="Times New Roman" w:hAnsi="Arial" w:cs="Arial"/>
          <w:sz w:val="20"/>
          <w:szCs w:val="20"/>
        </w:rPr>
        <w:t>p</w:t>
      </w:r>
      <w:r w:rsidR="00807D67" w:rsidRPr="00FD141A">
        <w:rPr>
          <w:rFonts w:ascii="Arial" w:eastAsia="Times New Roman" w:hAnsi="Arial" w:cs="Arial"/>
          <w:sz w:val="20"/>
          <w:szCs w:val="20"/>
        </w:rPr>
        <w:t xml:space="preserve"> &lt; 0.001</w:t>
      </w:r>
      <w:r w:rsidR="00807D67" w:rsidRPr="00807D67">
        <w:rPr>
          <w:rFonts w:ascii="Arial" w:eastAsia="Times New Roman" w:hAnsi="Arial" w:cs="Arial"/>
          <w:sz w:val="20"/>
          <w:szCs w:val="20"/>
        </w:rPr>
        <w:t>), indicating that classifier performance captures genuine behavioral signatures of near-term suicide risk and is highly unlikely to arise from random label assignment.</w:t>
      </w:r>
    </w:p>
    <w:p w14:paraId="280A3610" w14:textId="22C3545D" w:rsidR="00ED235C" w:rsidRPr="001C3F19" w:rsidRDefault="00453F76" w:rsidP="00AE52C1">
      <w:pPr>
        <w:jc w:val="both"/>
        <w:rPr>
          <w:rFonts w:ascii="Arial" w:hAnsi="Arial" w:cs="Arial"/>
          <w:sz w:val="20"/>
          <w:szCs w:val="20"/>
        </w:rPr>
      </w:pPr>
      <w:r w:rsidRPr="001C3F19">
        <w:rPr>
          <w:rFonts w:ascii="Arial" w:eastAsiaTheme="minorEastAsia" w:hAnsi="Arial" w:cs="Arial"/>
          <w:b/>
          <w:bCs/>
          <w:sz w:val="20"/>
          <w:szCs w:val="20"/>
        </w:rPr>
        <w:t xml:space="preserve">Fig. </w:t>
      </w:r>
      <w:r w:rsidR="007675A6" w:rsidRPr="001C3F19">
        <w:rPr>
          <w:rFonts w:ascii="Arial" w:hAnsi="Arial" w:cs="Arial"/>
          <w:b/>
          <w:bCs/>
          <w:sz w:val="20"/>
          <w:szCs w:val="20"/>
        </w:rPr>
        <w:t>4C–D</w:t>
      </w:r>
      <w:r w:rsidR="007675A6" w:rsidRPr="001C3F19">
        <w:rPr>
          <w:rFonts w:ascii="Arial" w:hAnsi="Arial" w:cs="Arial"/>
          <w:sz w:val="20"/>
          <w:szCs w:val="20"/>
        </w:rPr>
        <w:t xml:space="preserve"> show the learned block-loading vectors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w:rPr>
                <w:rFonts w:ascii="Cambria Math" w:eastAsia="Times New Roman" w:hAnsi="Cambria Math" w:cs="Arial"/>
                <w:sz w:val="20"/>
                <w:szCs w:val="20"/>
              </w:rPr>
              <m:t>j</m:t>
            </m:r>
          </m:sub>
        </m:sSub>
      </m:oMath>
      <w:r w:rsidR="00EA10F6" w:rsidRPr="001C3F19">
        <w:rPr>
          <w:rFonts w:ascii="Arial" w:eastAsiaTheme="minorEastAsia" w:hAnsi="Arial" w:cs="Arial"/>
          <w:sz w:val="20"/>
          <w:szCs w:val="20"/>
        </w:rPr>
        <w:t xml:space="preserve"> </w:t>
      </w:r>
      <w:r w:rsidR="007675A6" w:rsidRPr="001C3F19">
        <w:rPr>
          <w:rFonts w:ascii="Arial" w:hAnsi="Arial" w:cs="Arial"/>
          <w:sz w:val="20"/>
          <w:szCs w:val="20"/>
        </w:rPr>
        <w:t xml:space="preserve">and temporal weight vectors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00EA10F6" w:rsidRPr="001C3F19">
        <w:rPr>
          <w:rFonts w:ascii="Arial" w:eastAsiaTheme="minorEastAsia" w:hAnsi="Arial" w:cs="Arial"/>
          <w:sz w:val="20"/>
          <w:szCs w:val="20"/>
        </w:rPr>
        <w:t xml:space="preserve"> </w:t>
      </w:r>
      <w:r w:rsidR="007675A6" w:rsidRPr="001C3F19">
        <w:rPr>
          <w:rFonts w:ascii="Arial" w:hAnsi="Arial" w:cs="Arial"/>
          <w:sz w:val="20"/>
          <w:szCs w:val="20"/>
        </w:rPr>
        <w:t>for the best-performing model (</w:t>
      </w:r>
      <m:oMath>
        <m:r>
          <w:rPr>
            <w:rFonts w:ascii="Cambria Math" w:hAnsi="Cambria Math" w:cs="Arial"/>
            <w:sz w:val="20"/>
            <w:szCs w:val="20"/>
          </w:rPr>
          <m:t>J=2</m:t>
        </m:r>
      </m:oMath>
      <w:r w:rsidR="007675A6" w:rsidRPr="001C3F19">
        <w:rPr>
          <w:rFonts w:ascii="Arial" w:hAnsi="Arial" w:cs="Arial"/>
          <w:sz w:val="20"/>
          <w:szCs w:val="20"/>
        </w:rPr>
        <w:t xml:space="preserve">). The first temporal component,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1</m:t>
            </m:r>
          </m:sub>
        </m:sSub>
      </m:oMath>
      <w:r w:rsidR="007675A6" w:rsidRPr="001C3F19">
        <w:rPr>
          <w:rFonts w:ascii="Arial" w:hAnsi="Arial" w:cs="Arial"/>
          <w:sz w:val="20"/>
          <w:szCs w:val="20"/>
        </w:rPr>
        <w:t xml:space="preserve">, places its strongest weights on early trials within each block, while the corresponding block-loading vector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w:rPr>
                <w:rFonts w:ascii="Cambria Math" w:eastAsia="Times New Roman" w:hAnsi="Cambria Math" w:cs="Arial"/>
                <w:sz w:val="20"/>
                <w:szCs w:val="20"/>
              </w:rPr>
              <m:t>1</m:t>
            </m:r>
          </m:sub>
        </m:sSub>
      </m:oMath>
      <w:r w:rsidR="00EA10F6" w:rsidRPr="001C3F19">
        <w:rPr>
          <w:rFonts w:ascii="Arial" w:eastAsiaTheme="minorEastAsia" w:hAnsi="Arial" w:cs="Arial"/>
          <w:sz w:val="20"/>
          <w:szCs w:val="20"/>
        </w:rPr>
        <w:t xml:space="preserve"> </w:t>
      </w:r>
      <w:r w:rsidR="007675A6" w:rsidRPr="001C3F19">
        <w:rPr>
          <w:rFonts w:ascii="Arial" w:hAnsi="Arial" w:cs="Arial"/>
          <w:sz w:val="20"/>
          <w:szCs w:val="20"/>
        </w:rPr>
        <w:t>exhibits relatively uniform contributions across blocks. This pattern is consistent with a dominant, block-invariant temporal encoding component and aligns with the primary temporal structure identified in the autocorrelation and PCA analyses (</w:t>
      </w:r>
      <w:r w:rsidR="007675A6" w:rsidRPr="001C3F19">
        <w:rPr>
          <w:rFonts w:ascii="Arial" w:hAnsi="Arial" w:cs="Arial"/>
          <w:b/>
          <w:bCs/>
          <w:sz w:val="20"/>
          <w:szCs w:val="20"/>
        </w:rPr>
        <w:t>Fig. 3C</w:t>
      </w:r>
      <w:r w:rsidR="007675A6" w:rsidRPr="001C3F19">
        <w:rPr>
          <w:rFonts w:ascii="Arial" w:hAnsi="Arial" w:cs="Arial"/>
          <w:sz w:val="20"/>
          <w:szCs w:val="20"/>
        </w:rPr>
        <w:t xml:space="preserve">). In contrast, the second component captures a more heterogeneous spatiotemporal pattern. </w:t>
      </w:r>
      <w:r w:rsidR="00ED235C" w:rsidRPr="001C3F19">
        <w:rPr>
          <w:rFonts w:ascii="Arial" w:hAnsi="Arial" w:cs="Arial"/>
          <w:sz w:val="20"/>
          <w:szCs w:val="20"/>
        </w:rPr>
        <w:t xml:space="preserve">The </w:t>
      </w:r>
      <w:r w:rsidR="00ED235C" w:rsidRPr="002E7E35">
        <w:rPr>
          <w:rFonts w:ascii="Arial" w:eastAsia="Times New Roman" w:hAnsi="Arial" w:cs="Arial"/>
          <w:sz w:val="20"/>
          <w:szCs w:val="20"/>
        </w:rPr>
        <w:t xml:space="preserve">temporal weights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v</m:t>
            </m:r>
          </m:e>
          <m:sub>
            <m:r>
              <m:rPr>
                <m:sty m:val="p"/>
              </m:rPr>
              <w:rPr>
                <w:rFonts w:ascii="Cambria Math" w:eastAsia="Times New Roman" w:hAnsi="Cambria Math" w:cs="Arial"/>
                <w:sz w:val="20"/>
                <w:szCs w:val="20"/>
              </w:rPr>
              <m:t>2</m:t>
            </m:r>
          </m:sub>
        </m:sSub>
      </m:oMath>
      <w:r w:rsidR="00ED235C" w:rsidRPr="002E7E35">
        <w:rPr>
          <w:rFonts w:ascii="Arial" w:eastAsia="Times New Roman" w:hAnsi="Arial" w:cs="Arial"/>
          <w:sz w:val="20"/>
          <w:szCs w:val="20"/>
        </w:rPr>
        <w:t xml:space="preserve"> exhibit localized contributions at specific trials, while the corresponding block-loading vector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r>
              <m:rPr>
                <m:sty m:val="p"/>
              </m:rPr>
              <w:rPr>
                <w:rFonts w:ascii="Cambria Math" w:eastAsia="Times New Roman" w:hAnsi="Cambria Math" w:cs="Arial"/>
                <w:sz w:val="20"/>
                <w:szCs w:val="20"/>
              </w:rPr>
              <m:t>2</m:t>
            </m:r>
          </m:sub>
        </m:sSub>
      </m:oMath>
      <w:r w:rsidR="00ED235C" w:rsidRPr="002E7E35">
        <w:rPr>
          <w:rFonts w:ascii="Arial" w:eastAsia="Times New Roman" w:hAnsi="Arial" w:cs="Arial"/>
          <w:sz w:val="20"/>
          <w:szCs w:val="20"/>
        </w:rPr>
        <w:t xml:space="preserve"> varies substantially across blocks, including sign reversals and attenuated contributions for intermediate blocks, indicating a higher-order, block-specific temporal component. Projections</w:t>
      </w:r>
      <w:r w:rsidR="00ED235C" w:rsidRPr="001C3F19">
        <w:rPr>
          <w:rFonts w:ascii="Arial" w:hAnsi="Arial" w:cs="Arial"/>
          <w:sz w:val="20"/>
          <w:szCs w:val="20"/>
        </w:rPr>
        <w:t xml:space="preserve"> onto this component, quantified by </w:t>
      </w:r>
      <m:oMath>
        <m:sSubSup>
          <m:sSubSupPr>
            <m:ctrlPr>
              <w:rPr>
                <w:rFonts w:ascii="Cambria Math" w:hAnsi="Cambria Math" w:cs="Arial"/>
                <w:b/>
                <w:bCs/>
                <w:iCs/>
                <w:sz w:val="20"/>
                <w:szCs w:val="20"/>
              </w:rPr>
            </m:ctrlPr>
          </m:sSubSupPr>
          <m:e>
            <m:r>
              <w:rPr>
                <w:rFonts w:ascii="Cambria Math" w:hAnsi="Cambria Math" w:cs="Arial"/>
                <w:sz w:val="20"/>
                <w:szCs w:val="20"/>
              </w:rPr>
              <m:t>v</m:t>
            </m:r>
          </m:e>
          <m:sub>
            <m:r>
              <w:rPr>
                <w:rFonts w:ascii="Cambria Math" w:hAnsi="Cambria Math" w:cs="Arial"/>
                <w:sz w:val="20"/>
                <w:szCs w:val="20"/>
              </w:rPr>
              <m:t>2</m:t>
            </m:r>
          </m:sub>
          <m:sup>
            <m:r>
              <m:rPr>
                <m:sty m:val="p"/>
              </m:rPr>
              <w:rPr>
                <w:rFonts w:ascii="Cambria Math" w:hAnsi="Cambria Math" w:cs="Arial"/>
                <w:sz w:val="20"/>
                <w:szCs w:val="20"/>
              </w:rPr>
              <m:t>T</m:t>
            </m:r>
          </m:sup>
        </m:sSubSup>
        <m:sSubSup>
          <m:sSubSupPr>
            <m:ctrlPr>
              <w:rPr>
                <w:rFonts w:ascii="Cambria Math" w:hAnsi="Cambria Math" w:cs="Arial"/>
                <w:b/>
                <w:bCs/>
                <w:i/>
                <w:iCs/>
                <w:sz w:val="20"/>
                <w:szCs w:val="20"/>
              </w:rPr>
            </m:ctrlPr>
          </m:sSubSupPr>
          <m:e>
            <m:r>
              <m:rPr>
                <m:sty m:val="b"/>
              </m:rPr>
              <w:rPr>
                <w:rFonts w:ascii="Cambria Math" w:hAnsi="Cambria Math" w:cs="Arial"/>
                <w:sz w:val="20"/>
                <w:szCs w:val="20"/>
              </w:rPr>
              <m:t>Z</m:t>
            </m:r>
            <m:ctrlPr>
              <w:rPr>
                <w:rFonts w:ascii="Cambria Math" w:hAnsi="Cambria Math" w:cs="Arial"/>
                <w:b/>
                <w:sz w:val="20"/>
                <w:szCs w:val="20"/>
              </w:rPr>
            </m:ctrlPr>
          </m:e>
          <m:sub>
            <m:r>
              <w:rPr>
                <w:rFonts w:ascii="Cambria Math" w:hAnsi="Cambria Math" w:cs="Arial"/>
                <w:sz w:val="20"/>
                <w:szCs w:val="20"/>
              </w:rPr>
              <m:t>i</m:t>
            </m:r>
            <m:ctrlPr>
              <w:rPr>
                <w:rFonts w:ascii="Cambria Math" w:hAnsi="Cambria Math" w:cs="Arial"/>
                <w:i/>
                <w:sz w:val="20"/>
                <w:szCs w:val="20"/>
              </w:rPr>
            </m:ctrlPr>
          </m:sub>
          <m:sup>
            <m:r>
              <m:rPr>
                <m:sty m:val="bi"/>
              </m:rPr>
              <w:rPr>
                <w:rFonts w:ascii="Cambria Math" w:hAnsi="Cambria Math" w:cs="Arial"/>
                <w:sz w:val="20"/>
                <w:szCs w:val="20"/>
              </w:rPr>
              <m:t>(-</m:t>
            </m:r>
            <m:r>
              <w:rPr>
                <w:rFonts w:ascii="Cambria Math" w:hAnsi="Cambria Math" w:cs="Arial"/>
                <w:sz w:val="20"/>
                <w:szCs w:val="20"/>
              </w:rPr>
              <m:t>α)T</m:t>
            </m:r>
          </m:sup>
        </m:sSubSup>
        <m:sSub>
          <m:sSubPr>
            <m:ctrlPr>
              <w:rPr>
                <w:rFonts w:ascii="Cambria Math" w:hAnsi="Cambria Math" w:cs="Arial"/>
                <w:b/>
                <w:bCs/>
                <w:iCs/>
                <w:sz w:val="20"/>
                <w:szCs w:val="20"/>
              </w:rPr>
            </m:ctrlPr>
          </m:sSubPr>
          <m:e>
            <m:r>
              <m:rPr>
                <m:sty m:val="b"/>
              </m:rPr>
              <w:rPr>
                <w:rFonts w:ascii="Cambria Math" w:hAnsi="Cambria Math" w:cs="Arial"/>
                <w:sz w:val="20"/>
                <w:szCs w:val="20"/>
              </w:rPr>
              <m:t>b</m:t>
            </m:r>
          </m:e>
          <m:sub>
            <m:r>
              <w:rPr>
                <w:rFonts w:ascii="Cambria Math" w:hAnsi="Cambria Math" w:cs="Arial"/>
                <w:sz w:val="20"/>
                <w:szCs w:val="20"/>
              </w:rPr>
              <m:t>2</m:t>
            </m:r>
          </m:sub>
        </m:sSub>
      </m:oMath>
      <w:r w:rsidR="00ED235C" w:rsidRPr="001C3F19">
        <w:rPr>
          <w:rFonts w:ascii="Arial" w:eastAsiaTheme="minorEastAsia" w:hAnsi="Arial" w:cs="Arial"/>
          <w:sz w:val="20"/>
          <w:szCs w:val="20"/>
        </w:rPr>
        <w:t xml:space="preserve"> </w:t>
      </w:r>
      <w:r w:rsidR="00ED235C" w:rsidRPr="001C3F19">
        <w:rPr>
          <w:rFonts w:ascii="Arial" w:hAnsi="Arial" w:cs="Arial"/>
          <w:sz w:val="20"/>
          <w:szCs w:val="20"/>
        </w:rPr>
        <w:t xml:space="preserve">and shown in </w:t>
      </w:r>
      <w:r w:rsidR="00ED235C" w:rsidRPr="001C3F19">
        <w:rPr>
          <w:rFonts w:ascii="Arial" w:hAnsi="Arial" w:cs="Arial"/>
          <w:b/>
          <w:bCs/>
          <w:sz w:val="20"/>
          <w:szCs w:val="20"/>
        </w:rPr>
        <w:t>Fig. 4B</w:t>
      </w:r>
      <w:r w:rsidR="00ED235C" w:rsidRPr="001C3F19">
        <w:rPr>
          <w:rFonts w:ascii="Arial" w:hAnsi="Arial" w:cs="Arial"/>
          <w:sz w:val="20"/>
          <w:szCs w:val="20"/>
        </w:rPr>
        <w:t xml:space="preserve">, </w:t>
      </w:r>
      <w:r w:rsidR="008B1F3E" w:rsidRPr="008B1F3E">
        <w:rPr>
          <w:rFonts w:ascii="Arial" w:hAnsi="Arial" w:cs="Arial"/>
          <w:sz w:val="20"/>
          <w:szCs w:val="20"/>
        </w:rPr>
        <w:t xml:space="preserve">indicate that </w:t>
      </w:r>
      <w:r w:rsidR="009E75A1">
        <w:rPr>
          <w:rFonts w:ascii="Arial" w:hAnsi="Arial" w:cs="Arial"/>
          <w:sz w:val="20"/>
          <w:szCs w:val="20"/>
        </w:rPr>
        <w:t xml:space="preserve">without </w:t>
      </w:r>
      <w:r w:rsidR="008B1F3E" w:rsidRPr="008B1F3E">
        <w:rPr>
          <w:rFonts w:ascii="Arial" w:hAnsi="Arial" w:cs="Arial"/>
          <w:sz w:val="20"/>
          <w:szCs w:val="20"/>
        </w:rPr>
        <w:t>active</w:t>
      </w:r>
      <w:r w:rsidR="00880C1C">
        <w:rPr>
          <w:rFonts w:ascii="Arial" w:hAnsi="Arial" w:cs="Arial"/>
          <w:sz w:val="20"/>
          <w:szCs w:val="20"/>
        </w:rPr>
        <w:t xml:space="preserve"> </w:t>
      </w:r>
      <w:r w:rsidR="008B1F3E" w:rsidRPr="008B1F3E">
        <w:rPr>
          <w:rFonts w:ascii="Arial" w:hAnsi="Arial" w:cs="Arial"/>
          <w:sz w:val="20"/>
          <w:szCs w:val="20"/>
        </w:rPr>
        <w:t xml:space="preserve">SI participants occupy a more restricted region of the latent space, whereas </w:t>
      </w:r>
      <w:r w:rsidR="00BB6A0F">
        <w:rPr>
          <w:rFonts w:ascii="Arial" w:hAnsi="Arial" w:cs="Arial"/>
          <w:sz w:val="20"/>
          <w:szCs w:val="20"/>
        </w:rPr>
        <w:t xml:space="preserve">with </w:t>
      </w:r>
      <w:r w:rsidR="008B1F3E" w:rsidRPr="008B1F3E">
        <w:rPr>
          <w:rFonts w:ascii="Arial" w:hAnsi="Arial" w:cs="Arial"/>
          <w:sz w:val="20"/>
          <w:szCs w:val="20"/>
        </w:rPr>
        <w:t>active</w:t>
      </w:r>
      <w:r w:rsidR="00880C1C">
        <w:rPr>
          <w:rFonts w:ascii="Arial" w:hAnsi="Arial" w:cs="Arial"/>
          <w:sz w:val="20"/>
          <w:szCs w:val="20"/>
        </w:rPr>
        <w:t xml:space="preserve"> </w:t>
      </w:r>
      <w:r w:rsidR="008B1F3E" w:rsidRPr="008B1F3E">
        <w:rPr>
          <w:rFonts w:ascii="Arial" w:hAnsi="Arial" w:cs="Arial"/>
          <w:sz w:val="20"/>
          <w:szCs w:val="20"/>
        </w:rPr>
        <w:t>SI participants exhibit broader dispersion</w:t>
      </w:r>
      <w:r w:rsidR="00ED235C" w:rsidRPr="001C3F19">
        <w:rPr>
          <w:rFonts w:ascii="Arial" w:hAnsi="Arial" w:cs="Arial"/>
          <w:sz w:val="20"/>
          <w:szCs w:val="20"/>
        </w:rPr>
        <w:t xml:space="preserve">. This pattern suggests that the block-dependent temporal dynamics captured by the second component are more stable and constrained in the </w:t>
      </w:r>
      <w:r w:rsidR="00A1451A">
        <w:rPr>
          <w:rFonts w:ascii="Arial" w:hAnsi="Arial" w:cs="Arial"/>
          <w:sz w:val="20"/>
          <w:szCs w:val="20"/>
        </w:rPr>
        <w:t xml:space="preserve">without </w:t>
      </w:r>
      <w:r w:rsidR="00ED235C" w:rsidRPr="001C3F19">
        <w:rPr>
          <w:rFonts w:ascii="Arial" w:hAnsi="Arial" w:cs="Arial"/>
          <w:sz w:val="20"/>
          <w:szCs w:val="20"/>
        </w:rPr>
        <w:t xml:space="preserve">active SI group, whereas the increased magnitude and variability observed in </w:t>
      </w:r>
      <w:r w:rsidR="0034571E">
        <w:rPr>
          <w:rFonts w:ascii="Arial" w:hAnsi="Arial" w:cs="Arial"/>
          <w:sz w:val="20"/>
          <w:szCs w:val="20"/>
        </w:rPr>
        <w:t xml:space="preserve">with </w:t>
      </w:r>
      <w:r w:rsidR="00ED235C" w:rsidRPr="001C3F19">
        <w:rPr>
          <w:rFonts w:ascii="Arial" w:hAnsi="Arial" w:cs="Arial"/>
          <w:sz w:val="20"/>
          <w:szCs w:val="20"/>
        </w:rPr>
        <w:t>active SI participants reflect more heterogeneous and irregular block-to-block temporal modulation. Consistent with this interpretation, block-level autocorrelation analyses (</w:t>
      </w:r>
      <w:r w:rsidR="00ED235C" w:rsidRPr="001C3F19">
        <w:rPr>
          <w:rFonts w:ascii="Arial" w:hAnsi="Arial" w:cs="Arial"/>
          <w:b/>
          <w:bCs/>
          <w:sz w:val="20"/>
          <w:szCs w:val="20"/>
        </w:rPr>
        <w:t>Fig. 2C</w:t>
      </w:r>
      <w:r w:rsidR="00ED235C" w:rsidRPr="001C3F19">
        <w:rPr>
          <w:rFonts w:ascii="Arial" w:hAnsi="Arial" w:cs="Arial"/>
          <w:sz w:val="20"/>
          <w:szCs w:val="20"/>
        </w:rPr>
        <w:t xml:space="preserve">) show more regular switching patterns in </w:t>
      </w:r>
      <w:r w:rsidR="00F91D4F">
        <w:rPr>
          <w:rFonts w:ascii="Arial" w:hAnsi="Arial" w:cs="Arial"/>
          <w:sz w:val="20"/>
          <w:szCs w:val="20"/>
        </w:rPr>
        <w:t xml:space="preserve">without </w:t>
      </w:r>
      <w:r w:rsidR="00ED235C" w:rsidRPr="001C3F19">
        <w:rPr>
          <w:rFonts w:ascii="Arial" w:hAnsi="Arial" w:cs="Arial"/>
          <w:sz w:val="20"/>
          <w:szCs w:val="20"/>
        </w:rPr>
        <w:t xml:space="preserve">active SI participants, supporting the conclusion that SI state modulates sensitivity to evolving task context rather than overall task performance. </w:t>
      </w:r>
    </w:p>
    <w:p w14:paraId="02E1404E" w14:textId="533393D6" w:rsidR="00655202" w:rsidRPr="001C3F19" w:rsidRDefault="004B5DB1" w:rsidP="00EE44B0">
      <w:pPr>
        <w:jc w:val="both"/>
        <w:rPr>
          <w:rFonts w:ascii="Arial" w:hAnsi="Arial" w:cs="Arial"/>
          <w:sz w:val="20"/>
          <w:szCs w:val="20"/>
        </w:rPr>
      </w:pPr>
      <w:r w:rsidRPr="001C3F19">
        <w:rPr>
          <w:rFonts w:ascii="Arial" w:hAnsi="Arial" w:cs="Arial"/>
          <w:sz w:val="20"/>
          <w:szCs w:val="20"/>
        </w:rPr>
        <w:t>Thus, while earlier results established group-level differences in RT temporal structure, the present classification results demonstrate that these same dynamics also yield participant-level features predictive of SI state.</w:t>
      </w:r>
    </w:p>
    <w:p w14:paraId="014A7FBC" w14:textId="2CA6C3BB" w:rsidR="00E6133D" w:rsidRPr="001C3F19" w:rsidRDefault="00474D11" w:rsidP="00533FCA">
      <w:pPr>
        <w:widowControl w:val="0"/>
        <w:pBdr>
          <w:top w:val="nil"/>
          <w:left w:val="nil"/>
          <w:bottom w:val="nil"/>
          <w:right w:val="nil"/>
          <w:between w:val="nil"/>
        </w:pBdr>
        <w:contextualSpacing/>
        <w:jc w:val="both"/>
        <w:rPr>
          <w:rFonts w:ascii="Arial" w:hAnsi="Arial" w:cs="Arial"/>
          <w:b/>
          <w:color w:val="000000"/>
          <w:sz w:val="20"/>
          <w:szCs w:val="20"/>
        </w:rPr>
      </w:pPr>
      <w:r w:rsidRPr="001C3F19">
        <w:rPr>
          <w:rFonts w:ascii="Arial" w:hAnsi="Arial" w:cs="Arial"/>
          <w:b/>
          <w:color w:val="000000"/>
          <w:sz w:val="20"/>
          <w:szCs w:val="20"/>
        </w:rPr>
        <w:lastRenderedPageBreak/>
        <w:t>Discussion</w:t>
      </w:r>
    </w:p>
    <w:p w14:paraId="2838914E" w14:textId="2760EDB8" w:rsidR="00533FCA" w:rsidRPr="001C3F19" w:rsidRDefault="00533FCA" w:rsidP="00533FCA">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sz w:val="20"/>
          <w:szCs w:val="20"/>
        </w:rPr>
        <w:t xml:space="preserve">This study </w:t>
      </w:r>
      <w:r w:rsidR="006B4964" w:rsidRPr="001C3F19">
        <w:rPr>
          <w:rFonts w:ascii="Arial" w:eastAsia="Times New Roman" w:hAnsi="Arial" w:cs="Arial"/>
          <w:sz w:val="20"/>
          <w:szCs w:val="20"/>
        </w:rPr>
        <w:t xml:space="preserve">establishes </w:t>
      </w:r>
      <w:r w:rsidRPr="001C3F19">
        <w:rPr>
          <w:rFonts w:ascii="Arial" w:eastAsia="Times New Roman" w:hAnsi="Arial" w:cs="Arial"/>
          <w:sz w:val="20"/>
          <w:szCs w:val="20"/>
        </w:rPr>
        <w:t xml:space="preserve">that near-term </w:t>
      </w:r>
      <w:r w:rsidR="0047390C">
        <w:rPr>
          <w:rFonts w:ascii="Arial" w:eastAsia="Times New Roman" w:hAnsi="Arial" w:cs="Arial"/>
          <w:sz w:val="20"/>
          <w:szCs w:val="20"/>
        </w:rPr>
        <w:t xml:space="preserve">active suicide ideation </w:t>
      </w:r>
      <w:r w:rsidRPr="001C3F19">
        <w:rPr>
          <w:rFonts w:ascii="Arial" w:eastAsia="Times New Roman" w:hAnsi="Arial" w:cs="Arial"/>
          <w:sz w:val="20"/>
          <w:szCs w:val="20"/>
        </w:rPr>
        <w:t xml:space="preserve">is reflected in task-evoked behavior, specifically in the temporal dynamics of </w:t>
      </w:r>
      <w:r w:rsidR="004035DF" w:rsidRPr="001C3F19">
        <w:rPr>
          <w:rFonts w:ascii="Arial" w:eastAsia="Times New Roman" w:hAnsi="Arial" w:cs="Arial"/>
          <w:sz w:val="20"/>
          <w:szCs w:val="20"/>
        </w:rPr>
        <w:t>RTs</w:t>
      </w:r>
      <w:r w:rsidRPr="001C3F19">
        <w:rPr>
          <w:rFonts w:ascii="Arial" w:eastAsia="Times New Roman" w:hAnsi="Arial" w:cs="Arial"/>
          <w:sz w:val="20"/>
          <w:szCs w:val="20"/>
        </w:rPr>
        <w:t xml:space="preserve"> during a modified </w:t>
      </w:r>
      <w:r w:rsidR="00B75269">
        <w:rPr>
          <w:rFonts w:ascii="Arial" w:eastAsia="Times New Roman" w:hAnsi="Arial" w:cs="Arial"/>
          <w:sz w:val="20"/>
          <w:szCs w:val="20"/>
        </w:rPr>
        <w:t>B</w:t>
      </w:r>
      <w:r w:rsidR="00B75269" w:rsidRPr="001C3F19">
        <w:rPr>
          <w:rFonts w:ascii="Arial" w:eastAsia="Times New Roman" w:hAnsi="Arial" w:cs="Arial"/>
          <w:sz w:val="20"/>
          <w:szCs w:val="20"/>
        </w:rPr>
        <w:t>DIAT</w:t>
      </w:r>
      <w:r w:rsidRPr="001C3F19">
        <w:rPr>
          <w:rFonts w:ascii="Arial" w:eastAsia="Times New Roman" w:hAnsi="Arial" w:cs="Arial"/>
          <w:sz w:val="20"/>
          <w:szCs w:val="20"/>
        </w:rPr>
        <w:t>. A central contribution of this work is the demonstration that SI-related information is distributed across multiple temporal scales, manifesting both in block-to-block transitions and in fine-grained</w:t>
      </w:r>
      <w:r w:rsidR="00D058E9">
        <w:rPr>
          <w:rFonts w:ascii="Arial" w:eastAsia="Times New Roman" w:hAnsi="Arial" w:cs="Arial"/>
          <w:sz w:val="20"/>
          <w:szCs w:val="20"/>
        </w:rPr>
        <w:t xml:space="preserve"> (latent)</w:t>
      </w:r>
      <w:r w:rsidRPr="001C3F19">
        <w:rPr>
          <w:rFonts w:ascii="Arial" w:eastAsia="Times New Roman" w:hAnsi="Arial" w:cs="Arial"/>
          <w:sz w:val="20"/>
          <w:szCs w:val="20"/>
        </w:rPr>
        <w:t xml:space="preserve"> trial-level dynamics within blocks. By analyzing RTs as a time-varying signal rather than a static summary, we identify behavioral signatures of near-term SI that are not captured by conventional measures</w:t>
      </w:r>
      <w:r w:rsidR="00652EB0">
        <w:rPr>
          <w:rFonts w:ascii="Arial" w:eastAsia="Times New Roman" w:hAnsi="Arial" w:cs="Arial"/>
          <w:sz w:val="20"/>
          <w:szCs w:val="20"/>
        </w:rPr>
        <w:t>, including canonical D-score</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810367178"/>
          <w:placeholder>
            <w:docPart w:val="4BE6E116DBDB4E68AADC4E82755198E2"/>
          </w:placeholder>
        </w:sdtPr>
        <w:sdtEndPr/>
        <w:sdtContent>
          <w:r w:rsidR="004B4A76">
            <w:rPr>
              <w:rFonts w:ascii="Arial" w:hAnsi="Arial" w:cs="Arial"/>
              <w:color w:val="000000"/>
              <w:sz w:val="20"/>
              <w:szCs w:val="20"/>
              <w:vertAlign w:val="superscript"/>
            </w:rPr>
            <w:t>9</w:t>
          </w:r>
          <w:r w:rsidR="0083010F" w:rsidRPr="001C3F19">
            <w:rPr>
              <w:rFonts w:ascii="Arial" w:hAnsi="Arial" w:cs="Arial"/>
              <w:color w:val="000000"/>
              <w:sz w:val="20"/>
              <w:szCs w:val="20"/>
              <w:vertAlign w:val="superscript"/>
            </w:rPr>
            <w:t>,</w:t>
          </w:r>
          <w:r w:rsidR="00125CC1">
            <w:rPr>
              <w:rFonts w:ascii="Arial" w:hAnsi="Arial" w:cs="Arial"/>
              <w:color w:val="000000"/>
              <w:sz w:val="20"/>
              <w:szCs w:val="20"/>
              <w:vertAlign w:val="superscript"/>
            </w:rPr>
            <w:t>10</w:t>
          </w:r>
        </w:sdtContent>
      </w:sdt>
      <w:r w:rsidRPr="001C3F19">
        <w:rPr>
          <w:rFonts w:ascii="Arial" w:eastAsia="Times New Roman" w:hAnsi="Arial" w:cs="Arial"/>
          <w:sz w:val="20"/>
          <w:szCs w:val="20"/>
        </w:rPr>
        <w:t>.</w:t>
      </w:r>
    </w:p>
    <w:p w14:paraId="1D2B33E1" w14:textId="727ECF0A" w:rsidR="00533FCA" w:rsidRPr="00797F11" w:rsidRDefault="00533FCA" w:rsidP="00533FCA">
      <w:pPr>
        <w:spacing w:before="100" w:beforeAutospacing="1" w:after="100" w:afterAutospacing="1"/>
        <w:jc w:val="both"/>
      </w:pPr>
      <w:r w:rsidRPr="001C3F19">
        <w:rPr>
          <w:rFonts w:ascii="Arial" w:eastAsia="Times New Roman" w:hAnsi="Arial" w:cs="Arial"/>
          <w:sz w:val="20"/>
          <w:szCs w:val="20"/>
        </w:rPr>
        <w:t>Consistent with this interpretation, the traditional D-score derived from the BDIAT did not discriminate between participants with active</w:t>
      </w:r>
      <w:r w:rsidR="005D6EAF">
        <w:rPr>
          <w:rFonts w:ascii="Arial" w:eastAsia="Times New Roman" w:hAnsi="Arial" w:cs="Arial"/>
          <w:sz w:val="20"/>
          <w:szCs w:val="20"/>
        </w:rPr>
        <w:t xml:space="preserve"> SI</w:t>
      </w:r>
      <w:r w:rsidRPr="001C3F19">
        <w:rPr>
          <w:rFonts w:ascii="Arial" w:eastAsia="Times New Roman" w:hAnsi="Arial" w:cs="Arial"/>
          <w:sz w:val="20"/>
          <w:szCs w:val="20"/>
        </w:rPr>
        <w:t xml:space="preserve"> and </w:t>
      </w:r>
      <w:r w:rsidR="005D6EAF">
        <w:rPr>
          <w:rFonts w:ascii="Arial" w:hAnsi="Arial" w:cs="Arial"/>
          <w:sz w:val="20"/>
          <w:szCs w:val="20"/>
        </w:rPr>
        <w:t xml:space="preserve">without </w:t>
      </w:r>
      <w:r w:rsidRPr="001C3F19">
        <w:rPr>
          <w:rFonts w:ascii="Arial" w:eastAsia="Times New Roman" w:hAnsi="Arial" w:cs="Arial"/>
          <w:sz w:val="20"/>
          <w:szCs w:val="20"/>
        </w:rPr>
        <w:t xml:space="preserve">active SI. </w:t>
      </w:r>
      <w:r w:rsidR="00C505BC" w:rsidRPr="001C3F19">
        <w:rPr>
          <w:rFonts w:ascii="Arial" w:eastAsia="Times New Roman" w:hAnsi="Arial" w:cs="Arial"/>
          <w:sz w:val="20"/>
          <w:szCs w:val="20"/>
        </w:rPr>
        <w:t xml:space="preserve">This result contrasts with prior studies in which the D-IAT showed modest </w:t>
      </w:r>
      <w:r w:rsidR="00C505BC">
        <w:rPr>
          <w:rFonts w:ascii="Arial" w:eastAsia="Times New Roman" w:hAnsi="Arial" w:cs="Arial"/>
          <w:sz w:val="20"/>
          <w:szCs w:val="20"/>
        </w:rPr>
        <w:t xml:space="preserve">but meaningful </w:t>
      </w:r>
      <w:r w:rsidR="00C505BC" w:rsidRPr="001C3F19">
        <w:rPr>
          <w:rFonts w:ascii="Arial" w:eastAsia="Times New Roman" w:hAnsi="Arial" w:cs="Arial"/>
          <w:sz w:val="20"/>
          <w:szCs w:val="20"/>
        </w:rPr>
        <w:t xml:space="preserve">predictive value for identifying individuals with </w:t>
      </w:r>
      <w:r w:rsidR="00C505BC">
        <w:rPr>
          <w:rFonts w:ascii="Arial" w:eastAsia="Times New Roman" w:hAnsi="Arial" w:cs="Arial"/>
          <w:sz w:val="20"/>
          <w:szCs w:val="20"/>
        </w:rPr>
        <w:t>various</w:t>
      </w:r>
      <w:r w:rsidR="00C505BC" w:rsidRPr="001C3F19">
        <w:rPr>
          <w:rFonts w:ascii="Arial" w:eastAsia="Times New Roman" w:hAnsi="Arial" w:cs="Arial"/>
          <w:sz w:val="20"/>
          <w:szCs w:val="20"/>
        </w:rPr>
        <w:t xml:space="preserve"> histor</w:t>
      </w:r>
      <w:r w:rsidR="00C505BC">
        <w:rPr>
          <w:rFonts w:ascii="Arial" w:eastAsia="Times New Roman" w:hAnsi="Arial" w:cs="Arial"/>
          <w:sz w:val="20"/>
          <w:szCs w:val="20"/>
        </w:rPr>
        <w:t>ies</w:t>
      </w:r>
      <w:r w:rsidR="00C505BC" w:rsidRPr="001C3F19">
        <w:rPr>
          <w:rFonts w:ascii="Arial" w:eastAsia="Times New Roman" w:hAnsi="Arial" w:cs="Arial"/>
          <w:sz w:val="20"/>
          <w:szCs w:val="20"/>
        </w:rPr>
        <w:t xml:space="preserve"> of suicide</w:t>
      </w:r>
      <w:r w:rsidR="00C505BC">
        <w:rPr>
          <w:rFonts w:ascii="Arial" w:eastAsia="Times New Roman" w:hAnsi="Arial" w:cs="Arial"/>
          <w:sz w:val="20"/>
          <w:szCs w:val="20"/>
        </w:rPr>
        <w:t>-related thoughts and behaviors</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670706659"/>
          <w:placeholder>
            <w:docPart w:val="B15C3D6320A54A3680131BC511B16FF6"/>
          </w:placeholder>
        </w:sdtPr>
        <w:sdtEndPr/>
        <w:sdtContent>
          <w:r w:rsidR="004B4A76">
            <w:rPr>
              <w:rFonts w:ascii="Arial" w:hAnsi="Arial" w:cs="Arial"/>
              <w:color w:val="000000"/>
              <w:sz w:val="20"/>
              <w:szCs w:val="20"/>
              <w:vertAlign w:val="superscript"/>
            </w:rPr>
            <w:t>9</w:t>
          </w:r>
          <w:r w:rsidR="00924C29" w:rsidRPr="001C3F19">
            <w:rPr>
              <w:rFonts w:ascii="Arial" w:hAnsi="Arial" w:cs="Arial"/>
              <w:color w:val="000000"/>
              <w:sz w:val="20"/>
              <w:szCs w:val="20"/>
              <w:vertAlign w:val="superscript"/>
            </w:rPr>
            <w:t>,</w:t>
          </w:r>
          <w:r w:rsidR="00125CC1">
            <w:rPr>
              <w:rFonts w:ascii="Arial" w:hAnsi="Arial" w:cs="Arial"/>
              <w:color w:val="000000"/>
              <w:sz w:val="20"/>
              <w:szCs w:val="20"/>
              <w:vertAlign w:val="superscript"/>
            </w:rPr>
            <w:t>10</w:t>
          </w:r>
        </w:sdtContent>
      </w:sdt>
      <w:r w:rsidRPr="001C3F19">
        <w:rPr>
          <w:rFonts w:ascii="Arial" w:eastAsia="Times New Roman" w:hAnsi="Arial" w:cs="Arial"/>
          <w:sz w:val="20"/>
          <w:szCs w:val="20"/>
        </w:rPr>
        <w:t xml:space="preserve">. </w:t>
      </w:r>
      <w:r w:rsidR="00142B0A" w:rsidRPr="001C3F19">
        <w:rPr>
          <w:rFonts w:ascii="Arial" w:eastAsia="Times New Roman" w:hAnsi="Arial" w:cs="Arial"/>
          <w:sz w:val="20"/>
          <w:szCs w:val="20"/>
        </w:rPr>
        <w:t>We interpret this discrepancy as reflecting a distinction between trait-like implicit associations and state-dependent cognitive processes</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649197906"/>
          <w:placeholder>
            <w:docPart w:val="EBBF2D98D7294970A4C9C27CF7581530"/>
          </w:placeholder>
        </w:sdtPr>
        <w:sdtEndPr/>
        <w:sdtContent>
          <w:r w:rsidR="006204E0">
            <w:rPr>
              <w:rFonts w:ascii="Arial" w:hAnsi="Arial" w:cs="Arial"/>
              <w:color w:val="000000"/>
              <w:sz w:val="20"/>
              <w:szCs w:val="20"/>
              <w:vertAlign w:val="superscript"/>
            </w:rPr>
            <w:t>27</w:t>
          </w:r>
          <w:r w:rsidR="00142B0A" w:rsidRPr="001C3F19">
            <w:rPr>
              <w:rFonts w:ascii="Arial" w:hAnsi="Arial" w:cs="Arial"/>
              <w:color w:val="000000"/>
              <w:sz w:val="20"/>
              <w:szCs w:val="20"/>
              <w:vertAlign w:val="superscript"/>
            </w:rPr>
            <w:t>,</w:t>
          </w:r>
          <w:r w:rsidR="006204E0">
            <w:rPr>
              <w:rFonts w:ascii="Arial" w:hAnsi="Arial" w:cs="Arial"/>
              <w:color w:val="000000"/>
              <w:sz w:val="20"/>
              <w:szCs w:val="20"/>
              <w:vertAlign w:val="superscript"/>
            </w:rPr>
            <w:t>28</w:t>
          </w:r>
        </w:sdtContent>
      </w:sdt>
      <w:r w:rsidR="00142B0A" w:rsidRPr="001C3F19">
        <w:rPr>
          <w:rFonts w:ascii="Arial" w:eastAsia="Times New Roman" w:hAnsi="Arial" w:cs="Arial"/>
          <w:sz w:val="20"/>
          <w:szCs w:val="20"/>
        </w:rPr>
        <w:t>. Near-term suicidality, as indexed by EMA in the present study, reflects transient alterations in cognitive control and contextual sensitivity rather than stable self–death associations</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393576139"/>
          <w:placeholder>
            <w:docPart w:val="6F34B445C8A242E3978B4FF958E13161"/>
          </w:placeholder>
        </w:sdtPr>
        <w:sdtEndPr/>
        <w:sdtContent>
          <w:r w:rsidR="000229BD">
            <w:rPr>
              <w:rFonts w:ascii="Arial" w:hAnsi="Arial" w:cs="Arial"/>
              <w:color w:val="000000"/>
              <w:sz w:val="20"/>
              <w:szCs w:val="20"/>
              <w:vertAlign w:val="superscript"/>
            </w:rPr>
            <w:t>5</w:t>
          </w:r>
          <w:r w:rsidR="00142B0A" w:rsidRPr="001C3F19">
            <w:rPr>
              <w:rFonts w:ascii="Arial" w:hAnsi="Arial" w:cs="Arial"/>
              <w:color w:val="000000"/>
              <w:sz w:val="20"/>
              <w:szCs w:val="20"/>
              <w:vertAlign w:val="superscript"/>
            </w:rPr>
            <w:t>,</w:t>
          </w:r>
          <w:r w:rsidR="00106AA0">
            <w:rPr>
              <w:rFonts w:ascii="Arial" w:hAnsi="Arial" w:cs="Arial"/>
              <w:color w:val="000000"/>
              <w:sz w:val="20"/>
              <w:szCs w:val="20"/>
              <w:vertAlign w:val="superscript"/>
            </w:rPr>
            <w:t>29</w:t>
          </w:r>
        </w:sdtContent>
      </w:sdt>
      <w:r w:rsidR="00142B0A" w:rsidRPr="001C3F19">
        <w:rPr>
          <w:rFonts w:ascii="Arial" w:eastAsia="Times New Roman" w:hAnsi="Arial" w:cs="Arial"/>
          <w:sz w:val="20"/>
          <w:szCs w:val="20"/>
        </w:rPr>
        <w:t xml:space="preserve">. </w:t>
      </w:r>
      <w:r w:rsidR="005C039C" w:rsidRPr="005C039C">
        <w:t xml:space="preserve">Thus, the D-score may perform poorly here because our study targets </w:t>
      </w:r>
      <w:r w:rsidR="005C039C" w:rsidRPr="00797F11">
        <w:t>near-term, state-dependent SI</w:t>
      </w:r>
      <w:r w:rsidR="005C039C" w:rsidRPr="005C039C">
        <w:t xml:space="preserve">, whereas prior D-IAT studies largely examined </w:t>
      </w:r>
      <w:r w:rsidR="005C039C" w:rsidRPr="00797F11">
        <w:t>more trait-like or history-defined suicide risk</w:t>
      </w:r>
      <w:r w:rsidR="00435E8E" w:rsidRPr="005C039C">
        <w:t>.</w:t>
      </w:r>
    </w:p>
    <w:p w14:paraId="1D7210B6" w14:textId="62F3B102" w:rsidR="00533FCA" w:rsidRPr="001C3F19" w:rsidRDefault="005C039C" w:rsidP="00533FCA">
      <w:pPr>
        <w:spacing w:before="100" w:beforeAutospacing="1" w:after="100" w:afterAutospacing="1"/>
        <w:jc w:val="both"/>
        <w:rPr>
          <w:rFonts w:ascii="Arial" w:eastAsia="Times New Roman" w:hAnsi="Arial" w:cs="Arial"/>
          <w:sz w:val="20"/>
          <w:szCs w:val="20"/>
        </w:rPr>
      </w:pPr>
      <w:r>
        <w:rPr>
          <w:rFonts w:ascii="Arial" w:eastAsia="Times New Roman" w:hAnsi="Arial" w:cs="Arial"/>
          <w:sz w:val="20"/>
          <w:szCs w:val="20"/>
        </w:rPr>
        <w:t>T</w:t>
      </w:r>
      <w:r w:rsidR="00DA3564" w:rsidRPr="001C3F19">
        <w:rPr>
          <w:rFonts w:ascii="Arial" w:eastAsia="Times New Roman" w:hAnsi="Arial" w:cs="Arial"/>
          <w:sz w:val="20"/>
          <w:szCs w:val="20"/>
        </w:rPr>
        <w:t xml:space="preserve">he </w:t>
      </w:r>
      <w:r w:rsidR="00DA3564">
        <w:rPr>
          <w:rFonts w:ascii="Arial" w:eastAsia="Times New Roman" w:hAnsi="Arial" w:cs="Arial"/>
          <w:sz w:val="20"/>
          <w:szCs w:val="20"/>
        </w:rPr>
        <w:t xml:space="preserve">more flexible </w:t>
      </w:r>
      <w:r w:rsidR="00DA3564" w:rsidRPr="001C3F19">
        <w:rPr>
          <w:rFonts w:ascii="Arial" w:eastAsia="Times New Roman" w:hAnsi="Arial" w:cs="Arial"/>
          <w:sz w:val="20"/>
          <w:szCs w:val="20"/>
        </w:rPr>
        <w:t xml:space="preserve">block-structured </w:t>
      </w:r>
      <w:r w:rsidR="00DA3564">
        <w:rPr>
          <w:rFonts w:ascii="Arial" w:eastAsia="Times New Roman" w:hAnsi="Arial" w:cs="Arial"/>
          <w:sz w:val="20"/>
          <w:szCs w:val="20"/>
        </w:rPr>
        <w:t xml:space="preserve">analytic </w:t>
      </w:r>
      <w:r w:rsidR="00DA3564" w:rsidRPr="001C3F19">
        <w:rPr>
          <w:rFonts w:ascii="Arial" w:eastAsia="Times New Roman" w:hAnsi="Arial" w:cs="Arial"/>
          <w:sz w:val="20"/>
          <w:szCs w:val="20"/>
        </w:rPr>
        <w:t xml:space="preserve">design </w:t>
      </w:r>
      <w:r w:rsidR="00DA3564">
        <w:rPr>
          <w:rFonts w:ascii="Arial" w:eastAsia="Times New Roman" w:hAnsi="Arial" w:cs="Arial"/>
          <w:sz w:val="20"/>
          <w:szCs w:val="20"/>
        </w:rPr>
        <w:t>we employed</w:t>
      </w:r>
      <w:r>
        <w:rPr>
          <w:rFonts w:ascii="Arial" w:eastAsia="Times New Roman" w:hAnsi="Arial" w:cs="Arial"/>
          <w:sz w:val="20"/>
          <w:szCs w:val="20"/>
        </w:rPr>
        <w:t xml:space="preserve"> in this research and deviation from D-score</w:t>
      </w:r>
      <w:r w:rsidR="00DA3564">
        <w:rPr>
          <w:rFonts w:ascii="Arial" w:eastAsia="Times New Roman" w:hAnsi="Arial" w:cs="Arial"/>
          <w:sz w:val="20"/>
          <w:szCs w:val="20"/>
        </w:rPr>
        <w:t xml:space="preserve"> </w:t>
      </w:r>
      <w:r w:rsidR="00DA3564" w:rsidRPr="001C3F19">
        <w:rPr>
          <w:rFonts w:ascii="Arial" w:eastAsia="Times New Roman" w:hAnsi="Arial" w:cs="Arial"/>
          <w:sz w:val="20"/>
          <w:szCs w:val="20"/>
        </w:rPr>
        <w:t>enables</w:t>
      </w:r>
      <w:r w:rsidR="00DA3564">
        <w:rPr>
          <w:rFonts w:ascii="Arial" w:eastAsia="Times New Roman" w:hAnsi="Arial" w:cs="Arial"/>
          <w:sz w:val="20"/>
          <w:szCs w:val="20"/>
        </w:rPr>
        <w:t xml:space="preserve"> </w:t>
      </w:r>
      <w:r w:rsidR="00533FCA" w:rsidRPr="001C3F19">
        <w:rPr>
          <w:rFonts w:ascii="Arial" w:eastAsia="Times New Roman" w:hAnsi="Arial" w:cs="Arial"/>
          <w:sz w:val="20"/>
          <w:szCs w:val="20"/>
        </w:rPr>
        <w:t xml:space="preserve">direct interrogation of temporal dynamics that are otherwise inaccessible. We demonstrate a rhythmic pattern in RTs that is tightly locked to the alternating block structure of the task and differs reliably between SI groups. Using an autocorrelation-based framework, we show that participants </w:t>
      </w:r>
      <w:r w:rsidR="00664735">
        <w:rPr>
          <w:rFonts w:ascii="Arial" w:hAnsi="Arial" w:cs="Arial"/>
          <w:sz w:val="20"/>
          <w:szCs w:val="20"/>
        </w:rPr>
        <w:t xml:space="preserve">without </w:t>
      </w:r>
      <w:r w:rsidR="00533FCA" w:rsidRPr="001C3F19">
        <w:rPr>
          <w:rFonts w:ascii="Arial" w:eastAsia="Times New Roman" w:hAnsi="Arial" w:cs="Arial"/>
          <w:sz w:val="20"/>
          <w:szCs w:val="20"/>
        </w:rPr>
        <w:t>active SI exhibit stronger and more persistent alignment to task structure, whereas those with active SI show attenuated and short-lived encoding of block alternation. This rhythmic structure generalized across task variants, including an independent online dataset with shorter blocks, indicating that sensitivity to block-level context is a robust feature of the task even when group-level discriminability is reduced</w:t>
      </w:r>
      <w:r w:rsidR="002B37C5" w:rsidRPr="001C3F19">
        <w:rPr>
          <w:rFonts w:ascii="Arial" w:eastAsia="Times New Roman" w:hAnsi="Arial" w:cs="Arial"/>
          <w:sz w:val="20"/>
          <w:szCs w:val="20"/>
        </w:rPr>
        <w:t>.</w:t>
      </w:r>
      <w:r w:rsidR="002B37C5">
        <w:rPr>
          <w:rFonts w:ascii="Arial" w:eastAsia="Times New Roman" w:hAnsi="Arial" w:cs="Arial"/>
          <w:sz w:val="20"/>
          <w:szCs w:val="20"/>
        </w:rPr>
        <w:t xml:space="preserve"> Importantly, the rhythmic differences we identify are not due to the most obvious potential confounders (e.g., overrepresentation of certain stimuli in certain participants), suggesting that they are meaningfully related to SI.</w:t>
      </w:r>
    </w:p>
    <w:p w14:paraId="3BF7E504" w14:textId="31999680" w:rsidR="00533FCA" w:rsidRPr="001C3F19" w:rsidRDefault="00533FCA" w:rsidP="00533FCA">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sz w:val="20"/>
          <w:szCs w:val="20"/>
        </w:rPr>
        <w:t>At the trial level, our analyses reveal temporal dynamics consistent with conflict adaptation theory</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82822738"/>
          <w:placeholder>
            <w:docPart w:val="BE5F7D5D71DA488A99B7B4ADEC84FC87"/>
          </w:placeholder>
        </w:sdtPr>
        <w:sdtEndPr/>
        <w:sdtContent>
          <w:r w:rsidR="002D3711">
            <w:rPr>
              <w:rFonts w:ascii="Arial" w:hAnsi="Arial" w:cs="Arial"/>
              <w:color w:val="000000"/>
              <w:sz w:val="20"/>
              <w:szCs w:val="20"/>
              <w:vertAlign w:val="superscript"/>
            </w:rPr>
            <w:t>15</w:t>
          </w:r>
          <w:r w:rsidR="003A1CBA" w:rsidRPr="001C3F19">
            <w:rPr>
              <w:rFonts w:ascii="Arial" w:hAnsi="Arial" w:cs="Arial"/>
              <w:color w:val="000000"/>
              <w:sz w:val="20"/>
              <w:szCs w:val="20"/>
              <w:vertAlign w:val="superscript"/>
            </w:rPr>
            <w:t>,</w:t>
          </w:r>
          <w:r w:rsidR="00EA4F58">
            <w:rPr>
              <w:rFonts w:ascii="Arial" w:hAnsi="Arial" w:cs="Arial"/>
              <w:color w:val="000000"/>
              <w:sz w:val="20"/>
              <w:szCs w:val="20"/>
              <w:vertAlign w:val="superscript"/>
            </w:rPr>
            <w:t>16</w:t>
          </w:r>
        </w:sdtContent>
      </w:sdt>
      <w:r w:rsidRPr="001C3F19">
        <w:rPr>
          <w:rFonts w:ascii="Arial" w:eastAsia="Times New Roman" w:hAnsi="Arial" w:cs="Arial"/>
          <w:sz w:val="20"/>
          <w:szCs w:val="20"/>
        </w:rPr>
        <w:t xml:space="preserve">. Following block switches, both groups exhibit an initial RT cost, but participants </w:t>
      </w:r>
      <w:r w:rsidR="00304E0B">
        <w:rPr>
          <w:rFonts w:ascii="Arial" w:hAnsi="Arial" w:cs="Arial"/>
          <w:sz w:val="20"/>
          <w:szCs w:val="20"/>
        </w:rPr>
        <w:t xml:space="preserve">without </w:t>
      </w:r>
      <w:r w:rsidRPr="001C3F19">
        <w:rPr>
          <w:rFonts w:ascii="Arial" w:eastAsia="Times New Roman" w:hAnsi="Arial" w:cs="Arial"/>
          <w:sz w:val="20"/>
          <w:szCs w:val="20"/>
        </w:rPr>
        <w:t xml:space="preserve">active SI show more regular and sustained recovery toward baseline, whereas those with active SI exhibit faster habituation and increased variability. These differences are not apparent at isolated trials but emerge when RT trajectories are analyzed as multivariate time series. Low-dimensional representations derived from these trajectories capture early post-switch dynamics that distinguish SI state, </w:t>
      </w:r>
      <w:r w:rsidR="006B1B2A" w:rsidRPr="001C3F19">
        <w:rPr>
          <w:rFonts w:ascii="Arial" w:eastAsia="Times New Roman" w:hAnsi="Arial" w:cs="Arial"/>
          <w:sz w:val="20"/>
          <w:szCs w:val="20"/>
        </w:rPr>
        <w:t xml:space="preserve">demonstrating </w:t>
      </w:r>
      <w:r w:rsidRPr="001C3F19">
        <w:rPr>
          <w:rFonts w:ascii="Arial" w:eastAsia="Times New Roman" w:hAnsi="Arial" w:cs="Arial"/>
          <w:sz w:val="20"/>
          <w:szCs w:val="20"/>
        </w:rPr>
        <w:t xml:space="preserve">that near-term </w:t>
      </w:r>
      <w:r w:rsidR="000D1949">
        <w:rPr>
          <w:rFonts w:ascii="Arial" w:eastAsia="Times New Roman" w:hAnsi="Arial" w:cs="Arial"/>
          <w:sz w:val="20"/>
          <w:szCs w:val="20"/>
        </w:rPr>
        <w:t>suicidal risk</w:t>
      </w:r>
      <w:r w:rsidRPr="001C3F19">
        <w:rPr>
          <w:rFonts w:ascii="Arial" w:eastAsia="Times New Roman" w:hAnsi="Arial" w:cs="Arial"/>
          <w:sz w:val="20"/>
          <w:szCs w:val="20"/>
        </w:rPr>
        <w:t xml:space="preserve"> is associated with altered context updating and reduced persistence of task-set encoding rather than uniform slowing or generalized performance </w:t>
      </w:r>
      <w:r w:rsidR="00A11EF8" w:rsidRPr="001C3F19">
        <w:rPr>
          <w:rFonts w:ascii="Arial" w:eastAsia="Times New Roman" w:hAnsi="Arial" w:cs="Arial"/>
          <w:sz w:val="20"/>
          <w:szCs w:val="20"/>
        </w:rPr>
        <w:t>deficits</w:t>
      </w:r>
      <w:r w:rsidR="00A11EF8">
        <w:rPr>
          <w:rFonts w:ascii="Arial" w:eastAsia="Times New Roman" w:hAnsi="Arial" w:cs="Arial"/>
          <w:sz w:val="20"/>
          <w:szCs w:val="20"/>
        </w:rPr>
        <w:t xml:space="preserve"> (</w:t>
      </w:r>
      <w:r w:rsidR="00105A8B">
        <w:rPr>
          <w:rFonts w:ascii="Arial" w:eastAsia="Times New Roman" w:hAnsi="Arial" w:cs="Arial"/>
          <w:sz w:val="20"/>
          <w:szCs w:val="20"/>
        </w:rPr>
        <w:t>e.g., attenuated practice effects)</w:t>
      </w:r>
      <w:r w:rsidR="00105A8B" w:rsidRPr="001C3F19">
        <w:rPr>
          <w:rFonts w:ascii="Arial" w:eastAsia="Times New Roman" w:hAnsi="Arial" w:cs="Arial"/>
          <w:sz w:val="20"/>
          <w:szCs w:val="20"/>
        </w:rPr>
        <w:t>.</w:t>
      </w:r>
    </w:p>
    <w:p w14:paraId="3019AE8F" w14:textId="1AA848C4" w:rsidR="00533FCA" w:rsidRPr="001C3F19" w:rsidRDefault="00B17881" w:rsidP="00533FCA">
      <w:pPr>
        <w:spacing w:before="100" w:beforeAutospacing="1" w:after="100" w:afterAutospacing="1"/>
        <w:jc w:val="both"/>
        <w:rPr>
          <w:rFonts w:ascii="Arial" w:eastAsia="Times New Roman" w:hAnsi="Arial" w:cs="Arial"/>
          <w:sz w:val="20"/>
          <w:szCs w:val="20"/>
        </w:rPr>
      </w:pPr>
      <w:r w:rsidRPr="00B17881">
        <w:rPr>
          <w:rFonts w:ascii="Arial" w:eastAsia="Times New Roman" w:hAnsi="Arial" w:cs="Arial"/>
          <w:sz w:val="20"/>
          <w:szCs w:val="20"/>
        </w:rPr>
        <w:t xml:space="preserve">Building on these findings, we developed a deliberately simple and interpretable classification framework that explicitly incorporates task structure and temporal dynamics. Despite being trained on a modest sample size, </w:t>
      </w:r>
      <w:r w:rsidR="00533FCA" w:rsidRPr="001C3F19">
        <w:rPr>
          <w:rFonts w:ascii="Arial" w:eastAsia="Times New Roman" w:hAnsi="Arial" w:cs="Arial"/>
          <w:sz w:val="20"/>
          <w:szCs w:val="20"/>
        </w:rPr>
        <w:t>this approach achieved reliable participant-level discrimination of SI state. Comparisons with alternative classifiers</w:t>
      </w:r>
      <w:r w:rsidR="004035DF" w:rsidRPr="001C3F19">
        <w:rPr>
          <w:rFonts w:ascii="Arial" w:eastAsia="Times New Roman" w:hAnsi="Arial" w:cs="Arial"/>
          <w:sz w:val="20"/>
          <w:szCs w:val="20"/>
        </w:rPr>
        <w:t xml:space="preserve">, </w:t>
      </w:r>
      <w:r w:rsidR="00F0176B" w:rsidRPr="001C3F19">
        <w:rPr>
          <w:rFonts w:ascii="Arial" w:eastAsia="Times New Roman" w:hAnsi="Arial" w:cs="Arial"/>
          <w:sz w:val="20"/>
          <w:szCs w:val="20"/>
        </w:rPr>
        <w:t xml:space="preserve">as </w:t>
      </w:r>
      <w:r w:rsidR="004035DF" w:rsidRPr="001C3F19">
        <w:rPr>
          <w:rFonts w:ascii="Arial" w:eastAsia="Times New Roman" w:hAnsi="Arial" w:cs="Arial"/>
          <w:sz w:val="20"/>
          <w:szCs w:val="20"/>
        </w:rPr>
        <w:t xml:space="preserve">discussed and </w:t>
      </w:r>
      <w:r w:rsidR="00F0176B" w:rsidRPr="001C3F19">
        <w:rPr>
          <w:rFonts w:ascii="Arial" w:eastAsia="Times New Roman" w:hAnsi="Arial" w:cs="Arial"/>
          <w:sz w:val="20"/>
          <w:szCs w:val="20"/>
        </w:rPr>
        <w:t>illustrated</w:t>
      </w:r>
      <w:r w:rsidR="004035DF" w:rsidRPr="001C3F19">
        <w:rPr>
          <w:rFonts w:ascii="Arial" w:eastAsia="Times New Roman" w:hAnsi="Arial" w:cs="Arial"/>
          <w:sz w:val="20"/>
          <w:szCs w:val="20"/>
        </w:rPr>
        <w:t xml:space="preserve"> in </w:t>
      </w:r>
      <w:r w:rsidR="00355CDA" w:rsidRPr="00355CDA">
        <w:rPr>
          <w:rFonts w:ascii="Arial" w:eastAsia="Times New Roman" w:hAnsi="Arial" w:cs="Arial"/>
          <w:sz w:val="20"/>
          <w:szCs w:val="20"/>
        </w:rPr>
        <w:t xml:space="preserve">SI Appendix, </w:t>
      </w:r>
      <w:r w:rsidR="00134582">
        <w:rPr>
          <w:rFonts w:ascii="Arial" w:eastAsia="Times New Roman" w:hAnsi="Arial" w:cs="Arial"/>
          <w:sz w:val="20"/>
          <w:szCs w:val="20"/>
        </w:rPr>
        <w:t>s</w:t>
      </w:r>
      <w:r w:rsidR="00355CDA" w:rsidRPr="00355CDA">
        <w:rPr>
          <w:rFonts w:ascii="Arial" w:eastAsia="Times New Roman" w:hAnsi="Arial" w:cs="Arial"/>
          <w:sz w:val="20"/>
          <w:szCs w:val="20"/>
        </w:rPr>
        <w:t xml:space="preserve">ection </w:t>
      </w:r>
      <w:r w:rsidR="00F76728">
        <w:rPr>
          <w:rFonts w:ascii="Arial" w:eastAsia="Times New Roman" w:hAnsi="Arial" w:cs="Arial"/>
          <w:sz w:val="20"/>
          <w:szCs w:val="20"/>
        </w:rPr>
        <w:t>2</w:t>
      </w:r>
      <w:r w:rsidR="00C407CB" w:rsidRPr="001C3F19">
        <w:rPr>
          <w:rFonts w:ascii="Arial" w:eastAsia="Times New Roman" w:hAnsi="Arial" w:cs="Arial"/>
          <w:sz w:val="20"/>
          <w:szCs w:val="20"/>
        </w:rPr>
        <w:t xml:space="preserve">, </w:t>
      </w:r>
      <w:r w:rsidR="00533FCA" w:rsidRPr="001C3F19">
        <w:rPr>
          <w:rFonts w:ascii="Arial" w:eastAsia="Times New Roman" w:hAnsi="Arial" w:cs="Arial"/>
          <w:sz w:val="20"/>
          <w:szCs w:val="20"/>
        </w:rPr>
        <w:t xml:space="preserve">indicate that models lacking explicit temporal structure fail to capture the patterns revealed by our analyses, highlighting the value of </w:t>
      </w:r>
      <w:r w:rsidR="005C039C">
        <w:rPr>
          <w:rFonts w:ascii="Arial" w:eastAsia="Times New Roman" w:hAnsi="Arial" w:cs="Arial"/>
          <w:sz w:val="20"/>
          <w:szCs w:val="20"/>
        </w:rPr>
        <w:t>mechanistically</w:t>
      </w:r>
      <w:r w:rsidR="00533FCA" w:rsidRPr="001C3F19">
        <w:rPr>
          <w:rFonts w:ascii="Arial" w:eastAsia="Times New Roman" w:hAnsi="Arial" w:cs="Arial"/>
          <w:sz w:val="20"/>
          <w:szCs w:val="20"/>
        </w:rPr>
        <w:t>-informed temporal modeling in this domain. While classification performance is not the primary focus of this work, these results establish a foundation for future studies integrating larger samples, longitudinal outcomes, and additional physiological modalities.</w:t>
      </w:r>
    </w:p>
    <w:p w14:paraId="241E6E4C" w14:textId="49952C52" w:rsidR="00F0176B" w:rsidRPr="001C3F19" w:rsidRDefault="0055137C" w:rsidP="00025C6E">
      <w:pPr>
        <w:spacing w:before="100" w:beforeAutospacing="1" w:after="100" w:afterAutospacing="1"/>
        <w:jc w:val="both"/>
        <w:rPr>
          <w:rFonts w:ascii="Arial" w:eastAsia="Times New Roman" w:hAnsi="Arial" w:cs="Arial"/>
          <w:sz w:val="20"/>
          <w:szCs w:val="20"/>
        </w:rPr>
      </w:pPr>
      <w:r w:rsidRPr="001C3F19">
        <w:rPr>
          <w:rFonts w:ascii="Arial" w:eastAsia="Times New Roman" w:hAnsi="Arial" w:cs="Arial"/>
          <w:sz w:val="20"/>
          <w:szCs w:val="20"/>
        </w:rPr>
        <w:lastRenderedPageBreak/>
        <w:t>For this discovery-oriented effort, several limitations should be acknowledged. SI state was defined using a binar</w:t>
      </w:r>
      <w:r>
        <w:rPr>
          <w:rFonts w:ascii="Arial" w:eastAsia="Times New Roman" w:hAnsi="Arial" w:cs="Arial"/>
          <w:sz w:val="20"/>
          <w:szCs w:val="20"/>
        </w:rPr>
        <w:t xml:space="preserve">ized variable reflecting the presence/absence of active suicide ideation across the EMA period. This approach obscures potential heterogeneity in the severity of ideation in the active SI group while making the learning problem more tractable at a small sample size. </w:t>
      </w:r>
      <w:r w:rsidR="00F0176B" w:rsidRPr="001C3F19">
        <w:rPr>
          <w:rFonts w:ascii="Arial" w:eastAsia="Times New Roman" w:hAnsi="Arial" w:cs="Arial"/>
          <w:sz w:val="20"/>
          <w:szCs w:val="20"/>
        </w:rPr>
        <w:t xml:space="preserve">In addition, the modest sample size limits the complexity of models that can be robustly trained and the extent of independent validation that can be performed. </w:t>
      </w:r>
      <w:r w:rsidR="001D675C" w:rsidRPr="001D675C">
        <w:rPr>
          <w:rFonts w:ascii="Arial" w:eastAsia="Times New Roman" w:hAnsi="Arial" w:cs="Arial"/>
          <w:sz w:val="20"/>
          <w:szCs w:val="20"/>
        </w:rPr>
        <w:t>As discussed in SI Appendix, section 3, we confirmed that the identified temporal features are specific to near-term SI rather than broad diagnostic categories. When the model was trained to distinguish major depressive disorder from healthy controls, predictive performance was substantially reduced, suggesting that the captured dynamics reflect state-sensitive fluctuations in risk rather than stable trait differences.</w:t>
      </w:r>
      <w:r w:rsidR="001D675C">
        <w:rPr>
          <w:rFonts w:ascii="Arial" w:eastAsia="Times New Roman" w:hAnsi="Arial" w:cs="Arial"/>
          <w:sz w:val="20"/>
          <w:szCs w:val="20"/>
        </w:rPr>
        <w:t xml:space="preserve"> </w:t>
      </w:r>
      <w:r w:rsidR="00F0176B" w:rsidRPr="001C3F19">
        <w:rPr>
          <w:rFonts w:ascii="Arial" w:eastAsia="Times New Roman" w:hAnsi="Arial" w:cs="Arial"/>
          <w:sz w:val="20"/>
          <w:szCs w:val="20"/>
        </w:rPr>
        <w:t>An important direction for future research is the incorporation of multimodal signals, such as electroencephalography (EEG) and facial expression data—both collected in the present study—which will be critical for developing a more holistic and mechanistic understanding of near-term suicidality and its modulation over time.</w:t>
      </w:r>
    </w:p>
    <w:p w14:paraId="36E04416" w14:textId="26782049" w:rsidR="00980C22" w:rsidRDefault="00AB364E" w:rsidP="00FE490D">
      <w:pPr>
        <w:widowControl w:val="0"/>
        <w:pBdr>
          <w:top w:val="nil"/>
          <w:left w:val="nil"/>
          <w:bottom w:val="nil"/>
          <w:right w:val="nil"/>
          <w:between w:val="nil"/>
        </w:pBdr>
        <w:spacing w:after="0"/>
        <w:contextualSpacing/>
        <w:rPr>
          <w:rFonts w:ascii="Arial" w:eastAsia="Times New Roman" w:hAnsi="Arial" w:cs="Arial"/>
          <w:sz w:val="20"/>
          <w:szCs w:val="20"/>
        </w:rPr>
      </w:pPr>
      <w:r w:rsidRPr="00AB364E">
        <w:rPr>
          <w:rFonts w:ascii="Arial" w:eastAsia="Times New Roman" w:hAnsi="Arial" w:cs="Arial"/>
          <w:sz w:val="20"/>
          <w:szCs w:val="20"/>
        </w:rPr>
        <w:t xml:space="preserve">A key advantage of behavior-based assessment for probing near-term SI lies in the simplicity and scalability of the task. Requiring only a standard computer or smartphone, this approach supports repeated, low-burden assessment in settings with limited access to </w:t>
      </w:r>
      <w:r w:rsidR="005C039C" w:rsidRPr="00AB364E">
        <w:rPr>
          <w:rFonts w:ascii="Arial" w:eastAsia="Times New Roman" w:hAnsi="Arial" w:cs="Arial"/>
          <w:sz w:val="20"/>
          <w:szCs w:val="20"/>
        </w:rPr>
        <w:t>highly trained</w:t>
      </w:r>
      <w:r w:rsidRPr="00AB364E">
        <w:rPr>
          <w:rFonts w:ascii="Arial" w:eastAsia="Times New Roman" w:hAnsi="Arial" w:cs="Arial"/>
          <w:sz w:val="20"/>
          <w:szCs w:val="20"/>
        </w:rPr>
        <w:t xml:space="preserve"> assessors or other specialized clinical resources. By capturing task-evoked temporal dynamics that are difficult to assess through self-report alone, this framework offers a promising path toward more accessible and timely evaluation of near-term suicide risk at scale, which would facilitate targeted intervention and could thereby prevent suicide deaths.</w:t>
      </w:r>
    </w:p>
    <w:p w14:paraId="26024CA4" w14:textId="77777777" w:rsidR="00AB364E" w:rsidRPr="001C3F19" w:rsidRDefault="00AB364E" w:rsidP="00FE490D">
      <w:pPr>
        <w:widowControl w:val="0"/>
        <w:pBdr>
          <w:top w:val="nil"/>
          <w:left w:val="nil"/>
          <w:bottom w:val="nil"/>
          <w:right w:val="nil"/>
          <w:between w:val="nil"/>
        </w:pBdr>
        <w:spacing w:after="0"/>
        <w:contextualSpacing/>
        <w:rPr>
          <w:rFonts w:ascii="Arial" w:hAnsi="Arial" w:cs="Arial"/>
          <w:b/>
          <w:color w:val="000000"/>
          <w:sz w:val="20"/>
          <w:szCs w:val="20"/>
        </w:rPr>
      </w:pPr>
    </w:p>
    <w:p w14:paraId="5F532826" w14:textId="5E1545BA" w:rsidR="004035DF" w:rsidRPr="00FB60FF" w:rsidRDefault="00E6133D" w:rsidP="006B4943">
      <w:pPr>
        <w:widowControl w:val="0"/>
        <w:pBdr>
          <w:top w:val="nil"/>
          <w:left w:val="nil"/>
          <w:bottom w:val="nil"/>
          <w:right w:val="nil"/>
          <w:between w:val="nil"/>
        </w:pBdr>
        <w:spacing w:after="0"/>
        <w:contextualSpacing/>
        <w:rPr>
          <w:rFonts w:ascii="Arial" w:hAnsi="Arial" w:cs="Arial"/>
          <w:b/>
          <w:color w:val="000000"/>
          <w:sz w:val="20"/>
          <w:szCs w:val="20"/>
        </w:rPr>
      </w:pPr>
      <w:r w:rsidRPr="001C3F19">
        <w:rPr>
          <w:rFonts w:ascii="Arial" w:hAnsi="Arial" w:cs="Arial"/>
          <w:b/>
          <w:color w:val="000000"/>
          <w:sz w:val="20"/>
          <w:szCs w:val="20"/>
        </w:rPr>
        <w:t>Materials and Methods</w:t>
      </w:r>
    </w:p>
    <w:p w14:paraId="363F866F" w14:textId="77777777" w:rsidR="00586AB1" w:rsidRPr="009274A0" w:rsidRDefault="00586AB1" w:rsidP="00586AB1">
      <w:pPr>
        <w:widowControl w:val="0"/>
        <w:pBdr>
          <w:top w:val="nil"/>
          <w:left w:val="nil"/>
          <w:bottom w:val="nil"/>
          <w:right w:val="nil"/>
          <w:between w:val="nil"/>
        </w:pBdr>
        <w:spacing w:after="0"/>
        <w:contextualSpacing/>
        <w:rPr>
          <w:rFonts w:ascii="Arial" w:hAnsi="Arial" w:cs="Arial"/>
          <w:b/>
          <w:bCs/>
          <w:color w:val="000000"/>
          <w:sz w:val="20"/>
          <w:szCs w:val="20"/>
        </w:rPr>
      </w:pPr>
      <w:r w:rsidRPr="009274A0">
        <w:rPr>
          <w:rFonts w:ascii="Arial" w:hAnsi="Arial" w:cs="Arial"/>
          <w:b/>
          <w:bCs/>
          <w:color w:val="000000"/>
          <w:sz w:val="20"/>
          <w:szCs w:val="20"/>
        </w:rPr>
        <w:t>Participants</w:t>
      </w:r>
    </w:p>
    <w:p w14:paraId="7D1EC911" w14:textId="7A41853E" w:rsidR="001D1EC3" w:rsidRPr="001D1EC3" w:rsidRDefault="001D1EC3" w:rsidP="001D1EC3">
      <w:pPr>
        <w:jc w:val="both"/>
        <w:rPr>
          <w:rFonts w:ascii="Arial" w:eastAsia="Times New Roman" w:hAnsi="Arial" w:cs="Arial"/>
          <w:sz w:val="20"/>
          <w:szCs w:val="20"/>
        </w:rPr>
      </w:pPr>
      <w:r w:rsidRPr="001D1EC3">
        <w:rPr>
          <w:rFonts w:ascii="Arial" w:eastAsia="Times New Roman" w:hAnsi="Arial" w:cs="Arial"/>
          <w:sz w:val="20"/>
          <w:szCs w:val="20"/>
        </w:rPr>
        <w:t xml:space="preserve">Participants were recruited as part of a larger research effort focused on identifying neurobehavioral markers of suicide risk. To be generally eligible for the study, participants needed to be age 18-65, be fluent in English, and be able to read computer-presented text (with corrective lenses if necessary). Exclusion criteria included neurological disorders, contraindications to EEG (e.g., scalp sensitivity or gel allergy), pregnancy, recent psychiatric hospitalization, or active military or Department of Defense employment (due to funders’ requirements). Participants with treatment-resistant depression and histories of suicidality who met these criteria were recruited from interventional psychiatry clinics. These participants were required to have current or planned treatment with transcranial magnetic stimulation (TMS) or ketamine, to support potential analyses focused on clinical change. A comparison group consisting of community members, who did not have any psychiatric condition and were therefore less likely to report suicidality, were recruited via </w:t>
      </w:r>
      <w:proofErr w:type="spellStart"/>
      <w:r w:rsidRPr="001D1EC3">
        <w:rPr>
          <w:rFonts w:ascii="Arial" w:eastAsia="Times New Roman" w:hAnsi="Arial" w:cs="Arial"/>
          <w:sz w:val="20"/>
          <w:szCs w:val="20"/>
        </w:rPr>
        <w:t>StudyFinder</w:t>
      </w:r>
      <w:proofErr w:type="spellEnd"/>
      <w:r w:rsidRPr="001D1EC3">
        <w:rPr>
          <w:rFonts w:ascii="Arial" w:eastAsia="Times New Roman" w:hAnsi="Arial" w:cs="Arial"/>
          <w:sz w:val="20"/>
          <w:szCs w:val="20"/>
        </w:rPr>
        <w:t xml:space="preserve">. All participants provided written informed consent under a protocol approved by the </w:t>
      </w:r>
      <w:r w:rsidR="00E72612">
        <w:rPr>
          <w:rFonts w:ascii="Arial" w:eastAsia="Times New Roman" w:hAnsi="Arial" w:cs="Arial"/>
          <w:sz w:val="20"/>
          <w:szCs w:val="20"/>
        </w:rPr>
        <w:t>Advarra</w:t>
      </w:r>
      <w:r w:rsidRPr="001D1EC3">
        <w:rPr>
          <w:rFonts w:ascii="Arial" w:eastAsia="Times New Roman" w:hAnsi="Arial" w:cs="Arial"/>
          <w:sz w:val="20"/>
          <w:szCs w:val="20"/>
        </w:rPr>
        <w:t xml:space="preserve"> Institutional Review Board (IRB) and the U.S. Navy Human Research Protection Office (HRPO) under Defense Advanced Research Projects Agency (DARPA) cooperative agreement No. N660012324016.</w:t>
      </w:r>
    </w:p>
    <w:p w14:paraId="211490A2" w14:textId="77777777" w:rsidR="001D1EC3" w:rsidRPr="001D1EC3" w:rsidRDefault="001D1EC3" w:rsidP="001D1EC3">
      <w:pPr>
        <w:jc w:val="both"/>
        <w:rPr>
          <w:rFonts w:ascii="Arial" w:eastAsia="Times New Roman" w:hAnsi="Arial" w:cs="Arial"/>
          <w:sz w:val="20"/>
          <w:szCs w:val="20"/>
        </w:rPr>
      </w:pPr>
      <w:r w:rsidRPr="001D1EC3">
        <w:rPr>
          <w:rFonts w:ascii="Arial" w:eastAsia="Times New Roman" w:hAnsi="Arial" w:cs="Arial"/>
          <w:sz w:val="20"/>
          <w:szCs w:val="20"/>
        </w:rPr>
        <w:t xml:space="preserve">After screening for data quality (e.g., BDIAT instructions were understood and followed) and protocol adherence (e.g., completion of the BDIAT and EMAs), the final sample included n=55 people with depression and n=25 comparison group members. These participants were sorted into two groups using a binarized variable representing the level of suicidality endorsed during the EMA period (active SI present/absent).    </w:t>
      </w:r>
    </w:p>
    <w:p w14:paraId="60DA887C" w14:textId="384D2A0A" w:rsidR="00586AB1" w:rsidRPr="009274A0" w:rsidRDefault="001D1EC3" w:rsidP="001D1EC3">
      <w:pPr>
        <w:jc w:val="both"/>
        <w:rPr>
          <w:rFonts w:ascii="Arial" w:eastAsia="Times New Roman" w:hAnsi="Arial" w:cs="Arial"/>
          <w:sz w:val="20"/>
          <w:szCs w:val="20"/>
        </w:rPr>
      </w:pPr>
      <w:r w:rsidRPr="001D1EC3">
        <w:rPr>
          <w:rFonts w:ascii="Arial" w:eastAsia="Times New Roman" w:hAnsi="Arial" w:cs="Arial"/>
          <w:sz w:val="20"/>
          <w:szCs w:val="20"/>
        </w:rPr>
        <w:t>Of the 80 included participants, 57 reported no active suicidal ideation across all EMA prompts (and thus formed the group without active SI), while 23 endorsed active SI on at least one occasion (and were included in the active SI group). These EMA-derived labels were used as the primary ground truth for all behavioral and machine learning analyses described in this paper</w:t>
      </w:r>
      <w:r w:rsidR="00586AB1" w:rsidRPr="009274A0">
        <w:rPr>
          <w:rFonts w:ascii="Arial" w:eastAsia="Times New Roman" w:hAnsi="Arial" w:cs="Arial"/>
          <w:sz w:val="20"/>
          <w:szCs w:val="20"/>
        </w:rPr>
        <w:t>.</w:t>
      </w:r>
    </w:p>
    <w:p w14:paraId="3AB2D8D6" w14:textId="77777777" w:rsidR="00586AB1" w:rsidRPr="009274A0" w:rsidRDefault="00586AB1" w:rsidP="00586AB1">
      <w:pPr>
        <w:widowControl w:val="0"/>
        <w:pBdr>
          <w:top w:val="nil"/>
          <w:left w:val="nil"/>
          <w:bottom w:val="nil"/>
          <w:right w:val="nil"/>
          <w:between w:val="nil"/>
        </w:pBdr>
        <w:spacing w:after="120"/>
        <w:contextualSpacing/>
        <w:rPr>
          <w:rFonts w:ascii="Arial" w:hAnsi="Arial" w:cs="Arial"/>
          <w:b/>
          <w:bCs/>
          <w:color w:val="000000"/>
          <w:sz w:val="20"/>
          <w:szCs w:val="20"/>
        </w:rPr>
      </w:pPr>
      <w:r w:rsidRPr="009274A0">
        <w:rPr>
          <w:rFonts w:ascii="Arial" w:hAnsi="Arial" w:cs="Arial"/>
          <w:b/>
          <w:bCs/>
          <w:color w:val="000000"/>
          <w:sz w:val="20"/>
          <w:szCs w:val="20"/>
        </w:rPr>
        <w:t>Behavioral Task: Brief Death Implicit Association Test</w:t>
      </w:r>
    </w:p>
    <w:p w14:paraId="03DE2DB2" w14:textId="22271E27" w:rsidR="001F0047" w:rsidRPr="009274A0" w:rsidRDefault="001F0047" w:rsidP="001F0047">
      <w:pPr>
        <w:snapToGrid w:val="0"/>
        <w:spacing w:before="120"/>
        <w:jc w:val="both"/>
        <w:rPr>
          <w:rFonts w:ascii="Arial" w:eastAsia="Times New Roman" w:hAnsi="Arial" w:cs="Arial"/>
          <w:sz w:val="20"/>
          <w:szCs w:val="20"/>
        </w:rPr>
      </w:pPr>
      <w:r>
        <w:rPr>
          <w:rFonts w:ascii="Arial" w:eastAsia="Times New Roman" w:hAnsi="Arial" w:cs="Arial"/>
          <w:sz w:val="20"/>
          <w:szCs w:val="20"/>
        </w:rPr>
        <w:lastRenderedPageBreak/>
        <w:t xml:space="preserve">The BDIAT, which measures implicit associations between the self and life/death, was administered approximately one week after the EMA period. The </w:t>
      </w:r>
      <w:r w:rsidR="00324C95">
        <w:rPr>
          <w:rFonts w:ascii="Arial" w:eastAsia="Times New Roman" w:hAnsi="Arial" w:cs="Arial"/>
          <w:sz w:val="20"/>
          <w:szCs w:val="20"/>
        </w:rPr>
        <w:t xml:space="preserve">BDIAT </w:t>
      </w:r>
      <w:r w:rsidR="00324C95" w:rsidRPr="009274A0">
        <w:rPr>
          <w:rFonts w:ascii="Arial" w:eastAsia="Times New Roman" w:hAnsi="Arial" w:cs="Arial"/>
          <w:sz w:val="20"/>
          <w:szCs w:val="20"/>
        </w:rPr>
        <w:t>consisted</w:t>
      </w:r>
      <w:r w:rsidRPr="009274A0">
        <w:rPr>
          <w:rFonts w:ascii="Arial" w:eastAsia="Times New Roman" w:hAnsi="Arial" w:cs="Arial"/>
          <w:sz w:val="20"/>
          <w:szCs w:val="20"/>
        </w:rPr>
        <w:t xml:space="preserve"> of 360 trials, organized into 18 alternating blocks (9 </w:t>
      </w:r>
      <w:r>
        <w:rPr>
          <w:rFonts w:ascii="Arial" w:eastAsia="Times New Roman" w:hAnsi="Arial" w:cs="Arial"/>
          <w:sz w:val="20"/>
          <w:szCs w:val="20"/>
        </w:rPr>
        <w:t>“</w:t>
      </w:r>
      <w:r w:rsidRPr="009274A0">
        <w:rPr>
          <w:rFonts w:ascii="Arial" w:eastAsia="Times New Roman" w:hAnsi="Arial" w:cs="Arial"/>
          <w:sz w:val="20"/>
          <w:szCs w:val="20"/>
        </w:rPr>
        <w:t>Life + Me</w:t>
      </w:r>
      <w:r>
        <w:rPr>
          <w:rFonts w:ascii="Arial" w:eastAsia="Times New Roman" w:hAnsi="Arial" w:cs="Arial"/>
          <w:sz w:val="20"/>
          <w:szCs w:val="20"/>
        </w:rPr>
        <w:t>”</w:t>
      </w:r>
      <w:r w:rsidRPr="009274A0">
        <w:rPr>
          <w:rFonts w:ascii="Arial" w:eastAsia="Times New Roman" w:hAnsi="Arial" w:cs="Arial"/>
          <w:sz w:val="20"/>
          <w:szCs w:val="20"/>
        </w:rPr>
        <w:t xml:space="preserve"> and 9 </w:t>
      </w:r>
      <w:r>
        <w:rPr>
          <w:rFonts w:ascii="Arial" w:eastAsia="Times New Roman" w:hAnsi="Arial" w:cs="Arial"/>
          <w:sz w:val="20"/>
          <w:szCs w:val="20"/>
        </w:rPr>
        <w:t>“</w:t>
      </w:r>
      <w:r w:rsidRPr="009274A0">
        <w:rPr>
          <w:rFonts w:ascii="Arial" w:eastAsia="Times New Roman" w:hAnsi="Arial" w:cs="Arial"/>
          <w:sz w:val="20"/>
          <w:szCs w:val="20"/>
        </w:rPr>
        <w:t>Death + Me</w:t>
      </w:r>
      <w:r>
        <w:rPr>
          <w:rFonts w:ascii="Arial" w:eastAsia="Times New Roman" w:hAnsi="Arial" w:cs="Arial"/>
          <w:sz w:val="20"/>
          <w:szCs w:val="20"/>
        </w:rPr>
        <w:t>”</w:t>
      </w:r>
      <w:r w:rsidRPr="009274A0">
        <w:rPr>
          <w:rFonts w:ascii="Arial" w:eastAsia="Times New Roman" w:hAnsi="Arial" w:cs="Arial"/>
          <w:sz w:val="20"/>
          <w:szCs w:val="20"/>
        </w:rPr>
        <w:t xml:space="preserve"> blocks), with 20 trials per block. </w:t>
      </w:r>
      <w:r w:rsidR="006F1ACC">
        <w:rPr>
          <w:rFonts w:ascii="Arial" w:hAnsi="Arial" w:cs="Arial"/>
          <w:color w:val="000000"/>
          <w:sz w:val="20"/>
          <w:szCs w:val="20"/>
        </w:rPr>
        <w:t>The category pairs (Life + Me or Death + Me) remained on-screen throughout each block. In each trial, participants sorted stimuli as quickly and accurately as possible according to whether the presented stimulus belonged to either category label.</w:t>
      </w:r>
      <w:r w:rsidR="006F1ACC" w:rsidRPr="009274A0">
        <w:rPr>
          <w:rFonts w:ascii="Arial" w:eastAsia="Times New Roman" w:hAnsi="Arial" w:cs="Arial"/>
          <w:sz w:val="20"/>
          <w:szCs w:val="20"/>
        </w:rPr>
        <w:t xml:space="preserve"> </w:t>
      </w:r>
      <w:r w:rsidRPr="009274A0">
        <w:rPr>
          <w:rFonts w:ascii="Arial" w:eastAsia="Times New Roman" w:hAnsi="Arial" w:cs="Arial"/>
          <w:sz w:val="20"/>
          <w:szCs w:val="20"/>
        </w:rPr>
        <w:t>Stimulus response mappings alternated between blocks</w:t>
      </w:r>
      <w:r w:rsidR="00785CBB" w:rsidRPr="00785CBB">
        <w:rPr>
          <w:rFonts w:ascii="Arial" w:hAnsi="Arial" w:cs="Arial"/>
          <w:color w:val="000000"/>
          <w:sz w:val="20"/>
          <w:szCs w:val="20"/>
        </w:rPr>
        <w:t xml:space="preserve"> </w:t>
      </w:r>
      <w:r w:rsidR="00785CBB">
        <w:rPr>
          <w:rFonts w:ascii="Arial" w:hAnsi="Arial" w:cs="Arial"/>
          <w:color w:val="000000"/>
          <w:sz w:val="20"/>
          <w:szCs w:val="20"/>
        </w:rPr>
        <w:t>accordingly with the alternating category labels</w:t>
      </w:r>
      <w:r w:rsidRPr="009274A0">
        <w:rPr>
          <w:rFonts w:ascii="Arial" w:eastAsia="Times New Roman" w:hAnsi="Arial" w:cs="Arial"/>
          <w:sz w:val="20"/>
          <w:szCs w:val="20"/>
        </w:rPr>
        <w:t>, and the assignment of response keys (left/right) was counterbalanced across participants to minimize motor biases.</w:t>
      </w:r>
    </w:p>
    <w:p w14:paraId="7D8BABF3" w14:textId="091D0FA8" w:rsidR="001F0047" w:rsidRPr="009274A0" w:rsidRDefault="001F0047" w:rsidP="001F0047">
      <w:pPr>
        <w:jc w:val="both"/>
        <w:rPr>
          <w:rFonts w:ascii="Arial" w:eastAsia="Times New Roman" w:hAnsi="Arial" w:cs="Arial"/>
          <w:sz w:val="20"/>
          <w:szCs w:val="20"/>
        </w:rPr>
      </w:pPr>
      <w:r w:rsidRPr="009274A0">
        <w:rPr>
          <w:rFonts w:ascii="Arial" w:eastAsia="Times New Roman" w:hAnsi="Arial" w:cs="Arial"/>
          <w:sz w:val="20"/>
          <w:szCs w:val="20"/>
        </w:rPr>
        <w:t xml:space="preserve">On each trial, a fixation cross appeared for </w:t>
      </w:r>
      <m:oMath>
        <m:r>
          <m:rPr>
            <m:sty m:val="p"/>
          </m:rPr>
          <w:rPr>
            <w:rFonts w:ascii="Cambria Math" w:eastAsia="Times New Roman" w:hAnsi="Cambria Math" w:cs="Arial"/>
            <w:sz w:val="20"/>
            <w:szCs w:val="20"/>
          </w:rPr>
          <m:t xml:space="preserve">500 </m:t>
        </m:r>
        <m:r>
          <m:rPr>
            <m:sty m:val="p"/>
          </m:rPr>
          <w:rPr>
            <w:rFonts w:ascii="Cambria Math" w:hAnsi="Cambria Math"/>
            <w:color w:val="000000"/>
            <w:sz w:val="20"/>
            <w:szCs w:val="20"/>
            <w:u w:val="single"/>
          </w:rPr>
          <m:t>±</m:t>
        </m:r>
        <m:r>
          <m:rPr>
            <m:sty m:val="p"/>
          </m:rPr>
          <w:rPr>
            <w:rFonts w:ascii="Cambria Math" w:hAnsi="Cambria Math"/>
            <w:color w:val="000000"/>
            <w:sz w:val="20"/>
            <w:szCs w:val="20"/>
          </w:rPr>
          <m:t xml:space="preserve"> 50 </m:t>
        </m:r>
        <m:r>
          <w:rPr>
            <w:rFonts w:ascii="Cambria Math" w:eastAsia="Times New Roman" w:hAnsi="Cambria Math" w:cs="Arial"/>
            <w:sz w:val="20"/>
            <w:szCs w:val="20"/>
          </w:rPr>
          <m:t>ms</m:t>
        </m:r>
      </m:oMath>
      <w:r w:rsidRPr="009274A0">
        <w:rPr>
          <w:rFonts w:ascii="Arial" w:eastAsia="Times New Roman" w:hAnsi="Arial" w:cs="Arial"/>
          <w:sz w:val="20"/>
          <w:szCs w:val="20"/>
        </w:rPr>
        <w:t xml:space="preserve">, followed by the presentation of a single word stimulus at the center of the screen. Stimuli included self-related words (e.g., me, myself, I) and other-related words (e.g., they, them, other), </w:t>
      </w:r>
      <w:r>
        <w:rPr>
          <w:rFonts w:ascii="Arial" w:eastAsia="Times New Roman" w:hAnsi="Arial" w:cs="Arial"/>
          <w:sz w:val="20"/>
          <w:szCs w:val="20"/>
        </w:rPr>
        <w:t>along</w:t>
      </w:r>
      <w:r w:rsidRPr="009274A0">
        <w:rPr>
          <w:rFonts w:ascii="Arial" w:eastAsia="Times New Roman" w:hAnsi="Arial" w:cs="Arial"/>
          <w:sz w:val="20"/>
          <w:szCs w:val="20"/>
        </w:rPr>
        <w:t xml:space="preserve"> with either death-related words (dead, suicide, lifeless, buried) or life-related words (alive, living, breathe, survive). The word remained on screen for up to </w:t>
      </w:r>
      <m:oMath>
        <m:r>
          <m:rPr>
            <m:sty m:val="p"/>
          </m:rPr>
          <w:rPr>
            <w:rFonts w:ascii="Cambria Math" w:eastAsia="Times New Roman" w:hAnsi="Cambria Math" w:cs="Arial"/>
            <w:sz w:val="20"/>
            <w:szCs w:val="20"/>
          </w:rPr>
          <m:t xml:space="preserve">2,000 </m:t>
        </m:r>
        <m:r>
          <w:rPr>
            <w:rFonts w:ascii="Cambria Math" w:eastAsia="Times New Roman" w:hAnsi="Cambria Math" w:cs="Arial"/>
            <w:sz w:val="20"/>
            <w:szCs w:val="20"/>
          </w:rPr>
          <m:t>ms</m:t>
        </m:r>
      </m:oMath>
      <w:r w:rsidRPr="009274A0">
        <w:rPr>
          <w:rFonts w:ascii="Arial" w:eastAsia="Times New Roman" w:hAnsi="Arial" w:cs="Arial"/>
          <w:sz w:val="20"/>
          <w:szCs w:val="20"/>
        </w:rPr>
        <w:t xml:space="preserve"> or until a response was made. </w:t>
      </w:r>
      <w:r w:rsidR="00CD1BFB" w:rsidRPr="00CD1BFB">
        <w:rPr>
          <w:rFonts w:ascii="Arial" w:eastAsia="Times New Roman" w:hAnsi="Arial" w:cs="Arial"/>
          <w:sz w:val="20"/>
          <w:szCs w:val="20"/>
        </w:rPr>
        <w:t>To ensure participants understood the lexical meaning of each stimulus word, prior to beginning experimental trials, participants completed a word sorting task in which they sorted the task stimuli into Death/Life/Me/Other categories. Following the word sorting task, participants completed 10 practice trials of the BDIAT task, in which feedback regarding correct/incorrect responses was displayed at the end of each trial. No feedback was displayed in experimental trials</w:t>
      </w:r>
      <w:r w:rsidRPr="009274A0">
        <w:rPr>
          <w:rFonts w:ascii="Arial" w:eastAsia="Times New Roman" w:hAnsi="Arial" w:cs="Arial"/>
          <w:sz w:val="20"/>
          <w:szCs w:val="20"/>
        </w:rPr>
        <w:t>.</w:t>
      </w:r>
    </w:p>
    <w:p w14:paraId="4A65EB61" w14:textId="66702D0D" w:rsidR="00586AB1" w:rsidRPr="009274A0" w:rsidRDefault="001F0047" w:rsidP="00586AB1">
      <w:pPr>
        <w:jc w:val="both"/>
        <w:rPr>
          <w:rFonts w:ascii="Times New Roman" w:hAnsi="Times New Roman" w:cs="Times New Roman"/>
          <w:sz w:val="20"/>
          <w:szCs w:val="20"/>
        </w:rPr>
      </w:pPr>
      <w:r w:rsidRPr="009274A0">
        <w:rPr>
          <w:rFonts w:ascii="Arial" w:eastAsia="Times New Roman" w:hAnsi="Arial" w:cs="Arial"/>
          <w:sz w:val="20"/>
          <w:szCs w:val="20"/>
        </w:rPr>
        <w:t>Reaction times and accuracy were recorded for every trial</w:t>
      </w:r>
      <w:r w:rsidR="00E04EC1">
        <w:rPr>
          <w:rFonts w:ascii="Arial" w:eastAsia="Times New Roman" w:hAnsi="Arial" w:cs="Arial"/>
          <w:sz w:val="20"/>
          <w:szCs w:val="20"/>
        </w:rPr>
        <w:t xml:space="preserve"> which translat</w:t>
      </w:r>
      <w:r w:rsidR="00CC5FC0">
        <w:rPr>
          <w:rFonts w:ascii="Arial" w:eastAsia="Times New Roman" w:hAnsi="Arial" w:cs="Arial"/>
          <w:sz w:val="20"/>
          <w:szCs w:val="20"/>
        </w:rPr>
        <w:t xml:space="preserve">es </w:t>
      </w:r>
      <w:r w:rsidR="00E04EC1">
        <w:rPr>
          <w:rFonts w:ascii="Arial" w:eastAsia="Times New Roman" w:hAnsi="Arial" w:cs="Arial"/>
          <w:sz w:val="20"/>
          <w:szCs w:val="20"/>
        </w:rPr>
        <w:t xml:space="preserve">to 360 trial per </w:t>
      </w:r>
      <w:r w:rsidR="00CC5FC0">
        <w:rPr>
          <w:rFonts w:ascii="Arial" w:eastAsia="Times New Roman" w:hAnsi="Arial" w:cs="Arial"/>
          <w:sz w:val="20"/>
          <w:szCs w:val="20"/>
        </w:rPr>
        <w:t>participants</w:t>
      </w:r>
      <w:r w:rsidR="00CC5FC0" w:rsidRPr="009274A0">
        <w:rPr>
          <w:rFonts w:ascii="Arial" w:eastAsia="Times New Roman" w:hAnsi="Arial" w:cs="Arial"/>
          <w:sz w:val="20"/>
          <w:szCs w:val="20"/>
        </w:rPr>
        <w:t>.</w:t>
      </w:r>
      <w:r w:rsidR="00CC5FC0">
        <w:rPr>
          <w:rFonts w:ascii="Arial" w:eastAsia="Times New Roman" w:hAnsi="Arial" w:cs="Arial"/>
          <w:sz w:val="20"/>
          <w:szCs w:val="20"/>
        </w:rPr>
        <w:t xml:space="preserve"> T</w:t>
      </w:r>
      <w:r w:rsidR="00CC5FC0" w:rsidRPr="009274A0">
        <w:rPr>
          <w:rFonts w:ascii="Arial" w:eastAsia="Times New Roman" w:hAnsi="Arial" w:cs="Arial"/>
          <w:sz w:val="20"/>
          <w:szCs w:val="20"/>
        </w:rPr>
        <w:t>he</w:t>
      </w:r>
      <w:r w:rsidRPr="009274A0">
        <w:rPr>
          <w:rFonts w:ascii="Arial" w:eastAsia="Times New Roman" w:hAnsi="Arial" w:cs="Arial"/>
          <w:sz w:val="20"/>
          <w:szCs w:val="20"/>
        </w:rPr>
        <w:t xml:space="preserve"> full task lasted approximately 12–14 minutes. The BDIAT provided high-temporal-resolution behavioral data. In this study, BDIAT performance served as the primary behavioral measure to investigate whether temporal dynamics of reaction times could reveal markers of acute suicidal ideation</w:t>
      </w:r>
      <w:r>
        <w:rPr>
          <w:rFonts w:ascii="Arial" w:eastAsia="Times New Roman" w:hAnsi="Arial" w:cs="Arial"/>
          <w:sz w:val="20"/>
          <w:szCs w:val="20"/>
        </w:rPr>
        <w:t>.</w:t>
      </w:r>
    </w:p>
    <w:p w14:paraId="4303D27D" w14:textId="77777777" w:rsidR="00586AB1" w:rsidRPr="009274A0" w:rsidRDefault="00586AB1" w:rsidP="00586AB1">
      <w:pPr>
        <w:widowControl w:val="0"/>
        <w:pBdr>
          <w:top w:val="nil"/>
          <w:left w:val="nil"/>
          <w:bottom w:val="nil"/>
          <w:right w:val="nil"/>
          <w:between w:val="nil"/>
        </w:pBdr>
        <w:spacing w:after="0"/>
        <w:contextualSpacing/>
        <w:rPr>
          <w:rFonts w:ascii="Arial" w:hAnsi="Arial" w:cs="Arial"/>
          <w:b/>
          <w:bCs/>
          <w:color w:val="000000"/>
          <w:sz w:val="20"/>
          <w:szCs w:val="20"/>
        </w:rPr>
      </w:pPr>
      <w:r w:rsidRPr="009274A0">
        <w:rPr>
          <w:rFonts w:ascii="Arial" w:hAnsi="Arial" w:cs="Arial"/>
          <w:b/>
          <w:bCs/>
          <w:color w:val="000000"/>
          <w:sz w:val="20"/>
          <w:szCs w:val="20"/>
        </w:rPr>
        <w:t>EMA and Clinical Measures</w:t>
      </w:r>
    </w:p>
    <w:p w14:paraId="31551C49" w14:textId="42319F7E" w:rsidR="00B469D9" w:rsidRPr="009274A0" w:rsidRDefault="00B469D9" w:rsidP="00B469D9">
      <w:pPr>
        <w:jc w:val="both"/>
        <w:rPr>
          <w:rFonts w:ascii="Arial" w:eastAsia="Times New Roman" w:hAnsi="Arial" w:cs="Arial"/>
          <w:sz w:val="20"/>
          <w:szCs w:val="20"/>
        </w:rPr>
      </w:pPr>
      <w:r w:rsidRPr="009274A0">
        <w:rPr>
          <w:rFonts w:ascii="Arial" w:eastAsia="Times New Roman" w:hAnsi="Arial" w:cs="Arial"/>
          <w:sz w:val="20"/>
          <w:szCs w:val="20"/>
        </w:rPr>
        <w:t xml:space="preserve">To obtain a ground-truth measure of suicidal ideation in daily life, participants completed EMA surveys delivered to their smartphones three times per day for seven consecutive days </w:t>
      </w:r>
      <w:r>
        <w:rPr>
          <w:rFonts w:ascii="Arial" w:eastAsia="Times New Roman" w:hAnsi="Arial" w:cs="Arial"/>
          <w:sz w:val="20"/>
          <w:szCs w:val="20"/>
        </w:rPr>
        <w:t>prior to</w:t>
      </w:r>
      <w:r w:rsidRPr="009274A0">
        <w:rPr>
          <w:rFonts w:ascii="Arial" w:eastAsia="Times New Roman" w:hAnsi="Arial" w:cs="Arial"/>
          <w:sz w:val="20"/>
          <w:szCs w:val="20"/>
        </w:rPr>
        <w:t xml:space="preserve"> the BDIAT session. EMA has been shown to reliably capture short-term fluctuations in suicidal thoughts and reduce recall bias compared to retrospective clinical assessment</w:t>
      </w:r>
      <w:sdt>
        <w:sdtPr>
          <w:rPr>
            <w:rFonts w:ascii="Arial" w:hAnsi="Arial" w:cs="Arial"/>
            <w:color w:val="000000"/>
            <w:sz w:val="20"/>
            <w:szCs w:val="20"/>
            <w:vertAlign w:val="superscript"/>
          </w:rPr>
          <w:tag w:val="MENDELEY_CITATION_v3_eyJjaXRhdGlvbklEIjoiTUVOREVMRVlfQ0lUQVRJT05fOWQ0OThkMjktMDM0NC00MTRlLThhM2EtYTBiNGQ3ZGQ1NWEzIiwicHJvcGVydGllcyI6eyJub3RlSW5kZXgiOjB9LCJpc0VkaXRlZCI6ZmFsc2UsIm1hbnVhbE92ZXJyaWRlIjp7ImlzTWFudWFsbHlPdmVycmlkZGVuIjpmYWxzZSwiY2l0ZXByb2NUZXh0IjoiPHN1cD4xMCwxMT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"/>
          <w:id w:val="1858618315"/>
          <w:placeholder>
            <w:docPart w:val="8D30D728A7B449058403BD7B36FD7620"/>
          </w:placeholder>
        </w:sdtPr>
        <w:sdtEndPr/>
        <w:sdtContent>
          <w:r w:rsidR="003B5E3E">
            <w:rPr>
              <w:rFonts w:ascii="Arial" w:hAnsi="Arial" w:cs="Arial"/>
              <w:color w:val="000000"/>
              <w:sz w:val="20"/>
              <w:szCs w:val="20"/>
              <w:vertAlign w:val="superscript"/>
            </w:rPr>
            <w:t>4</w:t>
          </w:r>
          <w:r w:rsidRPr="009274A0">
            <w:rPr>
              <w:rFonts w:ascii="Arial" w:hAnsi="Arial" w:cs="Arial"/>
              <w:color w:val="000000"/>
              <w:sz w:val="20"/>
              <w:szCs w:val="20"/>
              <w:vertAlign w:val="superscript"/>
            </w:rPr>
            <w:t>,</w:t>
          </w:r>
          <w:r w:rsidR="00106AA0">
            <w:rPr>
              <w:rFonts w:ascii="Arial" w:hAnsi="Arial" w:cs="Arial"/>
              <w:color w:val="000000"/>
              <w:sz w:val="20"/>
              <w:szCs w:val="20"/>
              <w:vertAlign w:val="superscript"/>
            </w:rPr>
            <w:t>28</w:t>
          </w:r>
          <w:r w:rsidR="00E4116C" w:rsidRPr="00B94002">
            <w:rPr>
              <w:rFonts w:ascii="Arial" w:hAnsi="Arial" w:cs="Arial"/>
              <w:sz w:val="20"/>
              <w:szCs w:val="20"/>
              <w:vertAlign w:val="superscript"/>
            </w:rPr>
            <w:t>–</w:t>
          </w:r>
          <w:r w:rsidR="00106AA0">
            <w:rPr>
              <w:rFonts w:ascii="Arial" w:hAnsi="Arial" w:cs="Arial"/>
              <w:color w:val="000000"/>
              <w:sz w:val="20"/>
              <w:szCs w:val="20"/>
              <w:vertAlign w:val="superscript"/>
            </w:rPr>
            <w:t>3</w:t>
          </w:r>
          <w:r w:rsidR="00B17E1E">
            <w:rPr>
              <w:rFonts w:ascii="Arial" w:hAnsi="Arial" w:cs="Arial"/>
              <w:color w:val="000000"/>
              <w:sz w:val="20"/>
              <w:szCs w:val="20"/>
              <w:vertAlign w:val="superscript"/>
            </w:rPr>
            <w:t>1</w:t>
          </w:r>
        </w:sdtContent>
      </w:sdt>
      <w:r w:rsidRPr="009274A0">
        <w:rPr>
          <w:rFonts w:ascii="Arial" w:eastAsia="Times New Roman" w:hAnsi="Arial" w:cs="Arial"/>
          <w:sz w:val="20"/>
          <w:szCs w:val="20"/>
        </w:rPr>
        <w:t>. Each survey included items assessing passive suicidal ideation (e.g., “I wish I were not alive”), active suicidal ideation (e.g., “I am thinking about killing myself”), rated on a 0–4 Likert scale (0 = not at all, 4 = extremely)</w:t>
      </w:r>
      <w:r>
        <w:rPr>
          <w:rFonts w:ascii="Arial" w:eastAsia="Times New Roman" w:hAnsi="Arial" w:cs="Arial"/>
          <w:sz w:val="20"/>
          <w:szCs w:val="20"/>
        </w:rPr>
        <w:t>, and theoretically meaningful contributors to such ideation (e.g., psychological pain)</w:t>
      </w:r>
      <w:r w:rsidRPr="009274A0">
        <w:rPr>
          <w:rFonts w:ascii="Arial" w:eastAsia="Times New Roman" w:hAnsi="Arial" w:cs="Arial"/>
          <w:sz w:val="20"/>
          <w:szCs w:val="20"/>
        </w:rPr>
        <w:t xml:space="preserve">. </w:t>
      </w:r>
      <w:r>
        <w:rPr>
          <w:rFonts w:ascii="Arial" w:eastAsia="Times New Roman" w:hAnsi="Arial" w:cs="Arial"/>
          <w:sz w:val="20"/>
          <w:szCs w:val="20"/>
        </w:rPr>
        <w:t xml:space="preserve">Membership in the group of suicide </w:t>
      </w:r>
      <w:proofErr w:type="spellStart"/>
      <w:r>
        <w:rPr>
          <w:rFonts w:ascii="Arial" w:eastAsia="Times New Roman" w:hAnsi="Arial" w:cs="Arial"/>
          <w:sz w:val="20"/>
          <w:szCs w:val="20"/>
        </w:rPr>
        <w:t>ideators</w:t>
      </w:r>
      <w:proofErr w:type="spellEnd"/>
      <w:r>
        <w:rPr>
          <w:rFonts w:ascii="Arial" w:eastAsia="Times New Roman" w:hAnsi="Arial" w:cs="Arial"/>
          <w:sz w:val="20"/>
          <w:szCs w:val="20"/>
        </w:rPr>
        <w:t xml:space="preserve"> </w:t>
      </w:r>
      <w:r w:rsidRPr="009274A0">
        <w:rPr>
          <w:rFonts w:ascii="Arial" w:eastAsia="Times New Roman" w:hAnsi="Arial" w:cs="Arial"/>
          <w:sz w:val="20"/>
          <w:szCs w:val="20"/>
        </w:rPr>
        <w:t xml:space="preserve">was </w:t>
      </w:r>
      <w:r>
        <w:rPr>
          <w:rFonts w:ascii="Arial" w:eastAsia="Times New Roman" w:hAnsi="Arial" w:cs="Arial"/>
          <w:sz w:val="20"/>
          <w:szCs w:val="20"/>
        </w:rPr>
        <w:t xml:space="preserve">assigned to </w:t>
      </w:r>
      <w:r w:rsidRPr="009274A0">
        <w:rPr>
          <w:rFonts w:ascii="Arial" w:eastAsia="Times New Roman" w:hAnsi="Arial" w:cs="Arial"/>
          <w:sz w:val="20"/>
          <w:szCs w:val="20"/>
        </w:rPr>
        <w:t xml:space="preserve">any participant whose mean EMA active SI score across the week was greater than zero, indicating at least one endorsement of </w:t>
      </w:r>
      <w:r>
        <w:rPr>
          <w:rFonts w:ascii="Arial" w:eastAsia="Times New Roman" w:hAnsi="Arial" w:cs="Arial"/>
          <w:sz w:val="20"/>
          <w:szCs w:val="20"/>
        </w:rPr>
        <w:t xml:space="preserve">active </w:t>
      </w:r>
      <w:r w:rsidRPr="009274A0">
        <w:rPr>
          <w:rFonts w:ascii="Arial" w:eastAsia="Times New Roman" w:hAnsi="Arial" w:cs="Arial"/>
          <w:sz w:val="20"/>
          <w:szCs w:val="20"/>
        </w:rPr>
        <w:t>suicidal thoughts during the monitoring period</w:t>
      </w:r>
      <w:sdt>
        <w:sdtPr>
          <w:rPr>
            <w:rFonts w:ascii="Arial" w:hAnsi="Arial" w:cs="Arial"/>
            <w:color w:val="000000"/>
            <w:sz w:val="20"/>
            <w:szCs w:val="20"/>
            <w:vertAlign w:val="superscript"/>
          </w:rPr>
          <w:tag w:val="MENDELEY_CITATION_v3_eyJjaXRhdGlvbklEIjoiTUVOREVMRVlfQ0lUQVRJT05fOWQ0OThkMjktMDM0NC00MTRlLThhM2EtYTBiNGQ3ZGQ1NWEzIiwicHJvcGVydGllcyI6eyJub3RlSW5kZXgiOjB9LCJpc0VkaXRlZCI6ZmFsc2UsIm1hbnVhbE92ZXJyaWRlIjp7ImlzTWFudWFsbHlPdmVycmlkZGVuIjpmYWxzZSwiY2l0ZXByb2NUZXh0IjoiPHN1cD4xMCwxMT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"/>
          <w:id w:val="-1856950987"/>
          <w:placeholder>
            <w:docPart w:val="DC2F8CC797D1485BA3F7195048B67235"/>
          </w:placeholder>
        </w:sdtPr>
        <w:sdtEndPr/>
        <w:sdtContent>
          <w:r w:rsidR="008D71A0">
            <w:rPr>
              <w:rFonts w:ascii="Arial" w:hAnsi="Arial" w:cs="Arial"/>
              <w:color w:val="000000"/>
              <w:sz w:val="20"/>
              <w:szCs w:val="20"/>
              <w:vertAlign w:val="superscript"/>
            </w:rPr>
            <w:t>6</w:t>
          </w:r>
          <w:r w:rsidRPr="009274A0">
            <w:rPr>
              <w:rFonts w:ascii="Arial" w:hAnsi="Arial" w:cs="Arial"/>
              <w:color w:val="000000"/>
              <w:sz w:val="20"/>
              <w:szCs w:val="20"/>
              <w:vertAlign w:val="superscript"/>
            </w:rPr>
            <w:t>,</w:t>
          </w:r>
          <w:r w:rsidR="00106AA0">
            <w:rPr>
              <w:rFonts w:ascii="Arial" w:hAnsi="Arial" w:cs="Arial"/>
              <w:color w:val="000000"/>
              <w:sz w:val="20"/>
              <w:szCs w:val="20"/>
              <w:vertAlign w:val="superscript"/>
            </w:rPr>
            <w:t>29</w:t>
          </w:r>
        </w:sdtContent>
      </w:sdt>
      <w:r w:rsidRPr="009274A0">
        <w:rPr>
          <w:rFonts w:ascii="Arial" w:eastAsia="Times New Roman" w:hAnsi="Arial" w:cs="Arial"/>
          <w:sz w:val="20"/>
          <w:szCs w:val="20"/>
        </w:rPr>
        <w:t xml:space="preserve">. Participants with a mean score of zero (no endorsement of </w:t>
      </w:r>
      <w:r>
        <w:rPr>
          <w:rFonts w:ascii="Arial" w:eastAsia="Times New Roman" w:hAnsi="Arial" w:cs="Arial"/>
          <w:sz w:val="20"/>
          <w:szCs w:val="20"/>
        </w:rPr>
        <w:t xml:space="preserve">active </w:t>
      </w:r>
      <w:r w:rsidRPr="009274A0">
        <w:rPr>
          <w:rFonts w:ascii="Arial" w:eastAsia="Times New Roman" w:hAnsi="Arial" w:cs="Arial"/>
          <w:sz w:val="20"/>
          <w:szCs w:val="20"/>
        </w:rPr>
        <w:t xml:space="preserve">SI across all EMA prompts) were labeled as </w:t>
      </w:r>
      <w:r>
        <w:rPr>
          <w:rFonts w:ascii="Arial" w:eastAsia="Times New Roman" w:hAnsi="Arial" w:cs="Arial"/>
          <w:sz w:val="20"/>
          <w:szCs w:val="20"/>
        </w:rPr>
        <w:t>non-</w:t>
      </w:r>
      <w:proofErr w:type="spellStart"/>
      <w:r w:rsidR="00D022A6">
        <w:rPr>
          <w:rFonts w:ascii="Arial" w:eastAsia="Times New Roman" w:hAnsi="Arial" w:cs="Arial"/>
          <w:sz w:val="20"/>
          <w:szCs w:val="20"/>
        </w:rPr>
        <w:t>ideators</w:t>
      </w:r>
      <w:proofErr w:type="spellEnd"/>
      <w:r w:rsidR="00D022A6" w:rsidRPr="009274A0">
        <w:rPr>
          <w:rFonts w:ascii="Arial" w:eastAsia="Times New Roman" w:hAnsi="Arial" w:cs="Arial"/>
          <w:sz w:val="20"/>
          <w:szCs w:val="20"/>
        </w:rPr>
        <w:t>.</w:t>
      </w:r>
      <w:r w:rsidRPr="009274A0">
        <w:rPr>
          <w:rFonts w:ascii="Arial" w:eastAsia="Times New Roman" w:hAnsi="Arial" w:cs="Arial"/>
          <w:sz w:val="20"/>
          <w:szCs w:val="20"/>
        </w:rPr>
        <w:t xml:space="preserve"> This binary EMA</w:t>
      </w:r>
      <w:r>
        <w:rPr>
          <w:rFonts w:ascii="Arial" w:eastAsia="Times New Roman" w:hAnsi="Arial" w:cs="Arial"/>
          <w:sz w:val="20"/>
          <w:szCs w:val="20"/>
        </w:rPr>
        <w:t>-</w:t>
      </w:r>
      <w:r w:rsidRPr="009274A0">
        <w:rPr>
          <w:rFonts w:ascii="Arial" w:eastAsia="Times New Roman" w:hAnsi="Arial" w:cs="Arial"/>
          <w:sz w:val="20"/>
          <w:szCs w:val="20"/>
        </w:rPr>
        <w:t>derived label was used as the primary outcome variable for all classification models</w:t>
      </w:r>
      <w:r w:rsidR="002E3BBA" w:rsidRPr="002E3BBA">
        <w:rPr>
          <w:rFonts w:ascii="Arial" w:eastAsia="Times New Roman" w:hAnsi="Arial" w:cs="Arial"/>
          <w:sz w:val="20"/>
          <w:szCs w:val="20"/>
        </w:rPr>
        <w:t>, which maps to our two categories: with active SI and without active SI.</w:t>
      </w:r>
    </w:p>
    <w:p w14:paraId="292AD877" w14:textId="30417B33" w:rsidR="00B469D9" w:rsidRPr="009274A0" w:rsidRDefault="00B469D9" w:rsidP="00B469D9">
      <w:pPr>
        <w:jc w:val="both"/>
        <w:rPr>
          <w:rFonts w:ascii="Arial" w:eastAsia="Times New Roman" w:hAnsi="Arial" w:cs="Arial"/>
          <w:sz w:val="20"/>
          <w:szCs w:val="20"/>
        </w:rPr>
      </w:pPr>
      <w:r w:rsidRPr="009274A0">
        <w:rPr>
          <w:rFonts w:ascii="Arial" w:eastAsia="Times New Roman" w:hAnsi="Arial" w:cs="Arial"/>
          <w:sz w:val="20"/>
          <w:szCs w:val="20"/>
        </w:rPr>
        <w:t>In addition to EMA, participants completed the C-SSRS during the laboratory visit</w:t>
      </w:r>
      <w:r>
        <w:rPr>
          <w:rFonts w:ascii="Arial" w:eastAsia="Times New Roman" w:hAnsi="Arial" w:cs="Arial"/>
          <w:sz w:val="20"/>
          <w:szCs w:val="20"/>
        </w:rPr>
        <w:t>. The C-SSRS was</w:t>
      </w:r>
      <w:r w:rsidRPr="009274A0">
        <w:rPr>
          <w:rFonts w:ascii="Arial" w:eastAsia="Times New Roman" w:hAnsi="Arial" w:cs="Arial"/>
          <w:sz w:val="20"/>
          <w:szCs w:val="20"/>
        </w:rPr>
        <w:t xml:space="preserve"> administered by trained research </w:t>
      </w:r>
      <w:r>
        <w:rPr>
          <w:rFonts w:ascii="Arial" w:eastAsia="Times New Roman" w:hAnsi="Arial" w:cs="Arial"/>
          <w:sz w:val="20"/>
          <w:szCs w:val="20"/>
        </w:rPr>
        <w:t>assistants</w:t>
      </w:r>
      <w:sdt>
        <w:sdtPr>
          <w:rPr>
            <w:rFonts w:ascii="Arial" w:hAnsi="Arial" w:cs="Arial"/>
            <w:color w:val="000000"/>
            <w:sz w:val="20"/>
            <w:szCs w:val="20"/>
            <w:vertAlign w:val="superscript"/>
          </w:rPr>
          <w:tag w:val="MENDELEY_CITATION_v3_eyJjaXRhdGlvbklEIjoiTUVOREVMRVlfQ0lUQVRJT05fOWQ0OThkMjktMDM0NC00MTRlLThhM2EtYTBiNGQ3ZGQ1NWEzIiwicHJvcGVydGllcyI6eyJub3RlSW5kZXgiOjB9LCJpc0VkaXRlZCI6ZmFsc2UsIm1hbnVhbE92ZXJyaWRlIjp7ImlzTWFudWFsbHlPdmVycmlkZGVuIjpmYWxzZSwiY2l0ZXByb2NUZXh0IjoiPHN1cD4xMCwxMT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"/>
          <w:id w:val="-1748259915"/>
          <w:placeholder>
            <w:docPart w:val="16FB0CE7FD6D4860B0A627AB589E9C4C"/>
          </w:placeholder>
        </w:sdtPr>
        <w:sdtEndPr/>
        <w:sdtContent>
          <w:r w:rsidR="00A624C4">
            <w:rPr>
              <w:rFonts w:ascii="Arial" w:hAnsi="Arial" w:cs="Arial"/>
              <w:color w:val="000000"/>
              <w:sz w:val="20"/>
              <w:szCs w:val="20"/>
              <w:vertAlign w:val="superscript"/>
            </w:rPr>
            <w:t>3</w:t>
          </w:r>
        </w:sdtContent>
      </w:sdt>
      <w:r w:rsidRPr="009274A0">
        <w:rPr>
          <w:rFonts w:ascii="Arial" w:eastAsia="Times New Roman" w:hAnsi="Arial" w:cs="Arial"/>
          <w:sz w:val="20"/>
          <w:szCs w:val="20"/>
        </w:rPr>
        <w:t>. The C-SSRS assesses recent and lifetime suicidal ideation, intent, and behavior. However, consistent with prior work, several participants who denied SI during the C-SSRS reported suicidal thoughts on EMA</w:t>
      </w:r>
      <w:r>
        <w:rPr>
          <w:rFonts w:ascii="Arial" w:eastAsia="Times New Roman" w:hAnsi="Arial" w:cs="Arial"/>
          <w:sz w:val="20"/>
          <w:szCs w:val="20"/>
        </w:rPr>
        <w:t>s</w:t>
      </w:r>
      <w:r w:rsidRPr="009274A0">
        <w:rPr>
          <w:rFonts w:ascii="Arial" w:eastAsia="Times New Roman" w:hAnsi="Arial" w:cs="Arial"/>
          <w:sz w:val="20"/>
          <w:szCs w:val="20"/>
        </w:rPr>
        <w:t xml:space="preserve">, illustrating that </w:t>
      </w:r>
      <w:r>
        <w:rPr>
          <w:rFonts w:ascii="Arial" w:eastAsia="Times New Roman" w:hAnsi="Arial" w:cs="Arial"/>
          <w:sz w:val="20"/>
          <w:szCs w:val="20"/>
        </w:rPr>
        <w:t>single</w:t>
      </w:r>
      <w:r w:rsidRPr="009274A0">
        <w:rPr>
          <w:rFonts w:ascii="Arial" w:eastAsia="Times New Roman" w:hAnsi="Arial" w:cs="Arial"/>
          <w:sz w:val="20"/>
          <w:szCs w:val="20"/>
        </w:rPr>
        <w:t xml:space="preserve"> </w:t>
      </w:r>
      <w:r>
        <w:rPr>
          <w:rFonts w:ascii="Arial" w:eastAsia="Times New Roman" w:hAnsi="Arial" w:cs="Arial"/>
          <w:sz w:val="20"/>
          <w:szCs w:val="20"/>
        </w:rPr>
        <w:t xml:space="preserve">timepoint </w:t>
      </w:r>
      <w:r w:rsidRPr="009274A0">
        <w:rPr>
          <w:rFonts w:ascii="Arial" w:eastAsia="Times New Roman" w:hAnsi="Arial" w:cs="Arial"/>
          <w:sz w:val="20"/>
          <w:szCs w:val="20"/>
        </w:rPr>
        <w:t xml:space="preserve">assessments may miss transient ideation captured by </w:t>
      </w:r>
      <w:r>
        <w:rPr>
          <w:rFonts w:ascii="Arial" w:eastAsia="Times New Roman" w:hAnsi="Arial" w:cs="Arial"/>
          <w:sz w:val="20"/>
          <w:szCs w:val="20"/>
        </w:rPr>
        <w:t xml:space="preserve">repeated </w:t>
      </w:r>
      <w:r w:rsidRPr="009274A0">
        <w:rPr>
          <w:rFonts w:ascii="Arial" w:eastAsia="Times New Roman" w:hAnsi="Arial" w:cs="Arial"/>
          <w:sz w:val="20"/>
          <w:szCs w:val="20"/>
        </w:rPr>
        <w:t>real-time self-report</w:t>
      </w:r>
      <w:sdt>
        <w:sdtPr>
          <w:rPr>
            <w:rFonts w:ascii="Arial" w:hAnsi="Arial" w:cs="Arial"/>
            <w:color w:val="000000"/>
            <w:sz w:val="20"/>
            <w:szCs w:val="20"/>
            <w:vertAlign w:val="superscript"/>
          </w:rPr>
          <w:tag w:val="MENDELEY_CITATION_v3_eyJjaXRhdGlvbklEIjoiTUVOREVMRVlfQ0lUQVRJT05fOWQ0OThkMjktMDM0NC00MTRlLThhM2EtYTBiNGQ3ZGQ1NWEzIiwicHJvcGVydGllcyI6eyJub3RlSW5kZXgiOjB9LCJpc0VkaXRlZCI6ZmFsc2UsIm1hbnVhbE92ZXJyaWRlIjp7ImlzTWFudWFsbHlPdmVycmlkZGVuIjpmYWxzZSwiY2l0ZXByb2NUZXh0IjoiPHN1cD4xMCwxMT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"/>
          <w:id w:val="1932386502"/>
          <w:placeholder>
            <w:docPart w:val="AEC7E0C3F49D4DEFB5E445260B7443DF"/>
          </w:placeholder>
        </w:sdtPr>
        <w:sdtEndPr/>
        <w:sdtContent>
          <w:r w:rsidR="003B5E3E">
            <w:rPr>
              <w:rFonts w:ascii="Arial" w:hAnsi="Arial" w:cs="Arial"/>
              <w:color w:val="000000"/>
              <w:sz w:val="20"/>
              <w:szCs w:val="20"/>
              <w:vertAlign w:val="superscript"/>
            </w:rPr>
            <w:t>5</w:t>
          </w:r>
          <w:r w:rsidRPr="009274A0">
            <w:rPr>
              <w:rFonts w:ascii="Arial" w:hAnsi="Arial" w:cs="Arial"/>
              <w:color w:val="000000"/>
              <w:sz w:val="20"/>
              <w:szCs w:val="20"/>
              <w:vertAlign w:val="superscript"/>
            </w:rPr>
            <w:t>,</w:t>
          </w:r>
          <w:r w:rsidR="006204E0">
            <w:rPr>
              <w:rFonts w:ascii="Arial" w:hAnsi="Arial" w:cs="Arial"/>
              <w:color w:val="000000"/>
              <w:sz w:val="20"/>
              <w:szCs w:val="20"/>
              <w:vertAlign w:val="superscript"/>
            </w:rPr>
            <w:t>28</w:t>
          </w:r>
        </w:sdtContent>
      </w:sdt>
      <w:r w:rsidRPr="009274A0">
        <w:rPr>
          <w:rFonts w:ascii="Arial" w:eastAsia="Times New Roman" w:hAnsi="Arial" w:cs="Arial"/>
          <w:sz w:val="20"/>
          <w:szCs w:val="20"/>
        </w:rPr>
        <w:t xml:space="preserve">. Therefore, C-SSRS scores were used only as a secondary clinical benchmark, whereas the EMA-based </w:t>
      </w:r>
      <w:r>
        <w:rPr>
          <w:rFonts w:ascii="Arial" w:eastAsia="Times New Roman" w:hAnsi="Arial" w:cs="Arial"/>
          <w:sz w:val="20"/>
          <w:szCs w:val="20"/>
        </w:rPr>
        <w:t>a</w:t>
      </w:r>
      <w:r w:rsidRPr="009274A0">
        <w:rPr>
          <w:rFonts w:ascii="Arial" w:eastAsia="Times New Roman" w:hAnsi="Arial" w:cs="Arial"/>
          <w:sz w:val="20"/>
          <w:szCs w:val="20"/>
        </w:rPr>
        <w:t>ctive SI label served as the primary indicator of acute ideation.</w:t>
      </w:r>
    </w:p>
    <w:p w14:paraId="773142FC" w14:textId="0BD4AF14" w:rsidR="00CA73AD" w:rsidRPr="001C3F19" w:rsidRDefault="00CA73AD" w:rsidP="006B4943">
      <w:pPr>
        <w:widowControl w:val="0"/>
        <w:pBdr>
          <w:top w:val="nil"/>
          <w:left w:val="nil"/>
          <w:bottom w:val="nil"/>
          <w:right w:val="nil"/>
          <w:between w:val="nil"/>
        </w:pBdr>
        <w:spacing w:after="120"/>
        <w:contextualSpacing/>
        <w:rPr>
          <w:rFonts w:ascii="Arial" w:hAnsi="Arial" w:cs="Arial"/>
          <w:b/>
          <w:bCs/>
          <w:color w:val="000000"/>
          <w:sz w:val="20"/>
          <w:szCs w:val="20"/>
        </w:rPr>
      </w:pPr>
      <w:r w:rsidRPr="001C3F19">
        <w:rPr>
          <w:rFonts w:ascii="Arial" w:hAnsi="Arial" w:cs="Arial"/>
          <w:b/>
          <w:bCs/>
          <w:color w:val="000000"/>
          <w:sz w:val="20"/>
          <w:szCs w:val="20"/>
        </w:rPr>
        <w:t>Preprocessing and Normalization</w:t>
      </w:r>
    </w:p>
    <w:p w14:paraId="406C4CF0" w14:textId="74D70717" w:rsidR="00F816F8" w:rsidRPr="001C3F19" w:rsidRDefault="00F816F8" w:rsidP="006B4943">
      <w:pPr>
        <w:spacing w:after="120"/>
        <w:jc w:val="both"/>
        <w:rPr>
          <w:rFonts w:ascii="Arial" w:eastAsia="Times New Roman" w:hAnsi="Arial" w:cs="Arial"/>
          <w:sz w:val="20"/>
          <w:szCs w:val="20"/>
        </w:rPr>
      </w:pPr>
      <w:r w:rsidRPr="001C3F19">
        <w:rPr>
          <w:rFonts w:ascii="Arial" w:eastAsia="Times New Roman" w:hAnsi="Arial" w:cs="Arial"/>
          <w:sz w:val="20"/>
          <w:szCs w:val="20"/>
        </w:rPr>
        <w:t xml:space="preserve">RT sequences were preprocessed to address skewness, censoring, and missing or physiologically implausible responses prior to temporal analysis. For each participant </w:t>
      </w:r>
      <m:oMath>
        <m:r>
          <w:rPr>
            <w:rFonts w:ascii="Cambria Math" w:eastAsia="Times New Roman" w:hAnsi="Cambria Math" w:cs="Arial"/>
            <w:sz w:val="20"/>
            <w:szCs w:val="20"/>
          </w:rPr>
          <m:t>i</m:t>
        </m:r>
      </m:oMath>
      <w:r w:rsidRPr="001C3F19">
        <w:rPr>
          <w:rFonts w:ascii="Arial" w:eastAsia="Times New Roman" w:hAnsi="Arial" w:cs="Arial"/>
          <w:sz w:val="20"/>
          <w:szCs w:val="20"/>
        </w:rPr>
        <w:t>, we denote the raw RT sequence as</w:t>
      </w:r>
    </w:p>
    <w:p w14:paraId="15D0610A" w14:textId="62131979" w:rsidR="00F816F8" w:rsidRPr="009274A0" w:rsidRDefault="00E32626" w:rsidP="00B0555D">
      <w:pPr>
        <w:tabs>
          <w:tab w:val="left" w:pos="8100"/>
        </w:tabs>
        <w:spacing w:after="120"/>
        <w:ind w:left="3870"/>
        <w:rPr>
          <w:rFonts w:ascii="Arial" w:eastAsia="Times New Roman" w:hAnsi="Arial" w:cs="Arial"/>
          <w:sz w:val="20"/>
          <w:szCs w:val="20"/>
        </w:rPr>
      </w:pP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r</m:t>
            </m:r>
          </m:e>
          <m:sub>
            <m:r>
              <w:rPr>
                <w:rFonts w:ascii="Cambria Math" w:eastAsia="Times New Roman" w:hAnsi="Cambria Math" w:cs="Arial"/>
                <w:sz w:val="20"/>
                <w:szCs w:val="20"/>
              </w:rPr>
              <m:t>i</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r</m:t>
            </m:r>
          </m:e>
          <m:sub>
            <m:r>
              <w:rPr>
                <w:rFonts w:ascii="Cambria Math" w:eastAsia="Times New Roman" w:hAnsi="Cambria Math" w:cs="Arial"/>
                <w:sz w:val="20"/>
                <w:szCs w:val="20"/>
              </w:rPr>
              <m:t>it</m:t>
            </m:r>
          </m:sub>
        </m:sSub>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m:t>
            </m:r>
          </m:e>
          <m:sub>
            <m:r>
              <w:rPr>
                <w:rFonts w:ascii="Cambria Math" w:eastAsia="Times New Roman" w:hAnsi="Cambria Math" w:cs="Arial"/>
                <w:sz w:val="20"/>
                <w:szCs w:val="20"/>
              </w:rPr>
              <m:t>t=1</m:t>
            </m:r>
          </m:sub>
          <m:sup>
            <m:r>
              <w:rPr>
                <w:rFonts w:ascii="Cambria Math" w:eastAsia="Times New Roman" w:hAnsi="Cambria Math" w:cs="Arial"/>
                <w:sz w:val="20"/>
                <w:szCs w:val="20"/>
              </w:rPr>
              <m:t>T</m:t>
            </m:r>
          </m:sup>
        </m:sSubSup>
        <m:r>
          <w:rPr>
            <w:rFonts w:ascii="Cambria Math" w:eastAsia="Times New Roman" w:hAnsi="Cambria Math" w:cs="Arial"/>
            <w:sz w:val="20"/>
            <w:szCs w:val="20"/>
          </w:rPr>
          <m:t>,</m:t>
        </m:r>
      </m:oMath>
      <w:r w:rsidR="00F816F8" w:rsidRPr="009274A0">
        <w:rPr>
          <w:rFonts w:ascii="Arial" w:eastAsia="Times New Roman" w:hAnsi="Arial" w:cs="Arial"/>
          <w:i/>
          <w:sz w:val="20"/>
          <w:szCs w:val="20"/>
        </w:rPr>
        <w:t xml:space="preserve"> </w:t>
      </w:r>
      <w:r w:rsidR="00F816F8" w:rsidRPr="009274A0">
        <w:rPr>
          <w:rFonts w:ascii="Arial" w:eastAsia="Times New Roman" w:hAnsi="Arial" w:cs="Arial"/>
          <w:i/>
          <w:sz w:val="20"/>
          <w:szCs w:val="20"/>
        </w:rPr>
        <w:tab/>
      </w:r>
      <w:r w:rsidR="00F816F8" w:rsidRPr="009274A0">
        <w:rPr>
          <w:rFonts w:ascii="Arial" w:eastAsia="Times New Roman" w:hAnsi="Arial" w:cs="Arial"/>
          <w:iCs/>
          <w:sz w:val="20"/>
          <w:szCs w:val="20"/>
        </w:rPr>
        <w:t>(3)</w:t>
      </w:r>
    </w:p>
    <w:p w14:paraId="76278BE7" w14:textId="0FF83636" w:rsidR="00F816F8" w:rsidRPr="009274A0" w:rsidRDefault="00F816F8" w:rsidP="006B4943">
      <w:pPr>
        <w:spacing w:after="120"/>
        <w:jc w:val="both"/>
        <w:rPr>
          <w:rFonts w:ascii="Arial" w:eastAsia="Times New Roman" w:hAnsi="Arial" w:cs="Arial"/>
          <w:sz w:val="20"/>
          <w:szCs w:val="20"/>
        </w:rPr>
      </w:pPr>
      <w:r w:rsidRPr="009274A0">
        <w:rPr>
          <w:rFonts w:ascii="Arial" w:eastAsia="Times New Roman" w:hAnsi="Arial" w:cs="Arial"/>
          <w:sz w:val="20"/>
          <w:szCs w:val="20"/>
        </w:rPr>
        <w:lastRenderedPageBreak/>
        <w:t xml:space="preserve">where </w:t>
      </w:r>
      <m:oMath>
        <m:r>
          <w:rPr>
            <w:rFonts w:ascii="Cambria Math" w:eastAsia="Times New Roman" w:hAnsi="Cambria Math" w:cs="Arial"/>
            <w:sz w:val="20"/>
            <w:szCs w:val="20"/>
          </w:rPr>
          <m:t>T</m:t>
        </m:r>
      </m:oMath>
      <w:r w:rsidRPr="009274A0">
        <w:rPr>
          <w:rFonts w:ascii="Arial" w:eastAsia="Times New Roman" w:hAnsi="Arial" w:cs="Arial"/>
          <w:sz w:val="20"/>
          <w:szCs w:val="20"/>
        </w:rPr>
        <w:t xml:space="preserve"> is the total number of </w:t>
      </w:r>
      <w:proofErr w:type="gramStart"/>
      <w:r w:rsidRPr="009274A0">
        <w:rPr>
          <w:rFonts w:ascii="Arial" w:eastAsia="Times New Roman" w:hAnsi="Arial" w:cs="Arial"/>
          <w:sz w:val="20"/>
          <w:szCs w:val="20"/>
        </w:rPr>
        <w:t>trials.</w:t>
      </w:r>
      <w:proofErr w:type="gramEnd"/>
      <w:r w:rsidRPr="009274A0">
        <w:rPr>
          <w:rFonts w:ascii="Arial" w:eastAsia="Times New Roman" w:hAnsi="Arial" w:cs="Arial"/>
          <w:sz w:val="20"/>
          <w:szCs w:val="20"/>
        </w:rPr>
        <w:t xml:space="preserve"> Trials with no recorded response were treated as right-censored observations (RT exceeding a fixed upper bound), while extremely fast responses below a conservative threshold were considered physiologically implausible. These trials were excluded from direct analysis.</w:t>
      </w:r>
    </w:p>
    <w:p w14:paraId="662F23DD" w14:textId="4C185C1E" w:rsidR="00F816F8" w:rsidRPr="009274A0" w:rsidRDefault="00F816F8" w:rsidP="006B4943">
      <w:pPr>
        <w:spacing w:after="120"/>
        <w:rPr>
          <w:rFonts w:ascii="Arial" w:eastAsia="Times New Roman" w:hAnsi="Arial" w:cs="Arial"/>
          <w:sz w:val="20"/>
          <w:szCs w:val="20"/>
        </w:rPr>
      </w:pPr>
      <w:r w:rsidRPr="009274A0">
        <w:rPr>
          <w:rFonts w:ascii="Arial" w:eastAsia="Times New Roman" w:hAnsi="Arial" w:cs="Arial"/>
          <w:sz w:val="20"/>
          <w:szCs w:val="20"/>
        </w:rPr>
        <w:t xml:space="preserve">Following standard practice for reaction time data, RTs were log-transformed to stabilize variance and reduce skewness. Let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y</m:t>
            </m:r>
          </m:e>
          <m:sub>
            <m:r>
              <w:rPr>
                <w:rFonts w:ascii="Cambria Math" w:eastAsia="Times New Roman" w:hAnsi="Cambria Math" w:cs="Arial"/>
                <w:sz w:val="20"/>
                <w:szCs w:val="20"/>
              </w:rPr>
              <m:t>it</m:t>
            </m:r>
          </m:sub>
        </m:sSub>
      </m:oMath>
      <w:r w:rsidRPr="009274A0">
        <w:rPr>
          <w:rFonts w:ascii="Arial" w:eastAsia="Times New Roman" w:hAnsi="Arial" w:cs="Arial"/>
          <w:sz w:val="20"/>
          <w:szCs w:val="20"/>
        </w:rPr>
        <w:t xml:space="preserve"> denote the transformed observation, defined as</w:t>
      </w:r>
    </w:p>
    <w:p w14:paraId="31DDC5B2" w14:textId="77777777" w:rsidR="00590904" w:rsidRPr="009274A0" w:rsidRDefault="00E32626" w:rsidP="00B0555D">
      <w:pPr>
        <w:tabs>
          <w:tab w:val="left" w:pos="8100"/>
        </w:tabs>
        <w:spacing w:after="120"/>
        <w:ind w:left="3150"/>
        <w:jc w:val="both"/>
        <w:rPr>
          <w:rFonts w:ascii="Arial" w:eastAsia="Times New Roman" w:hAnsi="Arial" w:cs="Arial"/>
          <w:sz w:val="20"/>
          <w:szCs w:val="20"/>
        </w:rPr>
      </w:pP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y</m:t>
            </m:r>
          </m:e>
          <m:sub>
            <m:r>
              <w:rPr>
                <w:rFonts w:ascii="Cambria Math" w:eastAsia="Times New Roman" w:hAnsi="Cambria Math" w:cs="Arial"/>
                <w:sz w:val="20"/>
                <w:szCs w:val="20"/>
              </w:rPr>
              <m:t>it</m:t>
            </m:r>
          </m:sub>
        </m:sSub>
        <m:r>
          <w:rPr>
            <w:rFonts w:ascii="Cambria Math" w:eastAsia="Times New Roman" w:hAnsi="Cambria Math" w:cs="Arial"/>
            <w:sz w:val="20"/>
            <w:szCs w:val="20"/>
          </w:rPr>
          <m:t>=</m:t>
        </m:r>
        <m:d>
          <m:dPr>
            <m:begChr m:val="{"/>
            <m:endChr m:val=""/>
            <m:ctrlPr>
              <w:rPr>
                <w:rFonts w:ascii="Cambria Math" w:eastAsia="Times New Roman" w:hAnsi="Cambria Math" w:cs="Arial"/>
                <w:sz w:val="20"/>
                <w:szCs w:val="20"/>
              </w:rPr>
            </m:ctrlPr>
          </m:dPr>
          <m:e>
            <m:m>
              <m:mPr>
                <m:plcHide m:val="1"/>
                <m:mcs>
                  <m:mc>
                    <m:mcPr>
                      <m:count m:val="2"/>
                      <m:mcJc m:val="center"/>
                    </m:mcPr>
                  </m:mc>
                </m:mcs>
                <m:ctrlPr>
                  <w:rPr>
                    <w:rFonts w:ascii="Cambria Math" w:eastAsia="Times New Roman" w:hAnsi="Cambria Math" w:cs="Arial"/>
                    <w:sz w:val="20"/>
                    <w:szCs w:val="20"/>
                  </w:rPr>
                </m:ctrlPr>
              </m:mPr>
              <m:mr>
                <m:e>
                  <m:r>
                    <m:rPr>
                      <m:nor/>
                    </m:rPr>
                    <w:rPr>
                      <w:rFonts w:ascii="Arial" w:eastAsia="Times New Roman" w:hAnsi="Arial" w:cs="Arial"/>
                      <w:sz w:val="20"/>
                      <w:szCs w:val="20"/>
                    </w:rPr>
                    <m:t>censored</m:t>
                  </m:r>
                  <m:r>
                    <w:rPr>
                      <w:rFonts w:ascii="Cambria Math" w:eastAsia="Times New Roman" w:hAnsi="Cambria Math" w:cs="Arial"/>
                      <w:sz w:val="20"/>
                      <w:szCs w:val="20"/>
                    </w:rPr>
                    <m:t>,</m:t>
                  </m:r>
                </m:e>
                <m:e>
                  <m:sSub>
                    <m:sSubPr>
                      <m:ctrlPr>
                        <w:rPr>
                          <w:rFonts w:ascii="Cambria Math" w:eastAsia="Times New Roman" w:hAnsi="Cambria Math" w:cs="Arial"/>
                          <w:sz w:val="20"/>
                          <w:szCs w:val="20"/>
                        </w:rPr>
                      </m:ctrlPr>
                    </m:sSubPr>
                    <m:e>
                      <m:r>
                        <w:rPr>
                          <w:rFonts w:ascii="Cambria Math" w:eastAsia="Times New Roman" w:hAnsi="Cambria Math" w:cs="Arial"/>
                          <w:sz w:val="20"/>
                          <w:szCs w:val="20"/>
                        </w:rPr>
                        <m:t>r</m:t>
                      </m:r>
                    </m:e>
                    <m:sub>
                      <m:r>
                        <w:rPr>
                          <w:rFonts w:ascii="Cambria Math" w:eastAsia="Times New Roman" w:hAnsi="Cambria Math" w:cs="Arial"/>
                          <w:sz w:val="20"/>
                          <w:szCs w:val="20"/>
                        </w:rPr>
                        <m:t>it</m:t>
                      </m:r>
                    </m:sub>
                  </m:sSub>
                  <m:r>
                    <w:rPr>
                      <w:rFonts w:ascii="Cambria Math" w:eastAsia="Times New Roman" w:hAnsi="Cambria Math" w:cs="Arial"/>
                      <w:sz w:val="20"/>
                      <w:szCs w:val="20"/>
                    </w:rPr>
                    <m:t>&gt;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τ</m:t>
                      </m:r>
                    </m:e>
                    <m:sub>
                      <m:r>
                        <m:rPr>
                          <m:nor/>
                        </m:rPr>
                        <w:rPr>
                          <w:rFonts w:ascii="Arial" w:eastAsia="Times New Roman" w:hAnsi="Arial" w:cs="Arial"/>
                          <w:sz w:val="20"/>
                          <w:szCs w:val="20"/>
                        </w:rPr>
                        <m:t>max</m:t>
                      </m:r>
                    </m:sub>
                  </m:sSub>
                  <m:r>
                    <w:rPr>
                      <w:rFonts w:ascii="Cambria Math" w:eastAsia="Times New Roman" w:hAnsi="Cambria Math" w:cs="Arial"/>
                      <w:sz w:val="20"/>
                      <w:szCs w:val="20"/>
                    </w:rPr>
                    <m:t>,</m:t>
                  </m:r>
                </m:e>
              </m:mr>
              <m:mr>
                <m:e>
                  <m:r>
                    <m:rPr>
                      <m:nor/>
                    </m:rPr>
                    <w:rPr>
                      <w:rFonts w:ascii="Arial" w:eastAsia="Times New Roman" w:hAnsi="Arial" w:cs="Arial"/>
                      <w:sz w:val="20"/>
                      <w:szCs w:val="20"/>
                    </w:rPr>
                    <m:t>missing</m:t>
                  </m:r>
                  <m:r>
                    <w:rPr>
                      <w:rFonts w:ascii="Cambria Math" w:eastAsia="Times New Roman" w:hAnsi="Cambria Math" w:cs="Arial"/>
                      <w:sz w:val="20"/>
                      <w:szCs w:val="20"/>
                    </w:rPr>
                    <m:t>,</m:t>
                  </m:r>
                </m:e>
                <m:e>
                  <m:sSub>
                    <m:sSubPr>
                      <m:ctrlPr>
                        <w:rPr>
                          <w:rFonts w:ascii="Cambria Math" w:eastAsia="Times New Roman" w:hAnsi="Cambria Math" w:cs="Arial"/>
                          <w:sz w:val="20"/>
                          <w:szCs w:val="20"/>
                        </w:rPr>
                      </m:ctrlPr>
                    </m:sSubPr>
                    <m:e>
                      <m:r>
                        <w:rPr>
                          <w:rFonts w:ascii="Cambria Math" w:eastAsia="Times New Roman" w:hAnsi="Cambria Math" w:cs="Arial"/>
                          <w:sz w:val="20"/>
                          <w:szCs w:val="20"/>
                        </w:rPr>
                        <m:t>r</m:t>
                      </m:r>
                    </m:e>
                    <m:sub>
                      <m:r>
                        <w:rPr>
                          <w:rFonts w:ascii="Cambria Math" w:eastAsia="Times New Roman" w:hAnsi="Cambria Math" w:cs="Arial"/>
                          <w:sz w:val="20"/>
                          <w:szCs w:val="20"/>
                        </w:rPr>
                        <m:t>it</m:t>
                      </m:r>
                    </m:sub>
                  </m:sSub>
                  <m:r>
                    <w:rPr>
                      <w:rFonts w:ascii="Cambria Math" w:eastAsia="Times New Roman" w:hAnsi="Cambria Math" w:cs="Arial"/>
                      <w:sz w:val="20"/>
                      <w:szCs w:val="20"/>
                    </w:rPr>
                    <m:t>&lt;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τ</m:t>
                      </m:r>
                    </m:e>
                    <m:sub>
                      <m:r>
                        <m:rPr>
                          <m:nor/>
                        </m:rPr>
                        <w:rPr>
                          <w:rFonts w:ascii="Arial" w:eastAsia="Times New Roman" w:hAnsi="Arial" w:cs="Arial"/>
                          <w:sz w:val="20"/>
                          <w:szCs w:val="20"/>
                        </w:rPr>
                        <m:t>min</m:t>
                      </m:r>
                    </m:sub>
                  </m:sSub>
                  <m:r>
                    <w:rPr>
                      <w:rFonts w:ascii="Cambria Math" w:eastAsia="Times New Roman" w:hAnsi="Cambria Math" w:cs="Arial"/>
                      <w:sz w:val="20"/>
                      <w:szCs w:val="20"/>
                    </w:rPr>
                    <m:t>,</m:t>
                  </m:r>
                </m:e>
              </m:mr>
              <m:mr>
                <m:e>
                  <m:r>
                    <m:rPr>
                      <m:sty m:val="p"/>
                    </m:rPr>
                    <w:rPr>
                      <w:rFonts w:ascii="Cambria Math" w:eastAsia="Times New Roman" w:hAnsi="Cambria Math" w:cs="Arial"/>
                      <w:sz w:val="20"/>
                      <w:szCs w:val="20"/>
                    </w:rPr>
                    <m:t>log</m:t>
                  </m:r>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r</m:t>
                      </m:r>
                    </m:e>
                    <m:sub>
                      <m:r>
                        <w:rPr>
                          <w:rFonts w:ascii="Cambria Math" w:eastAsia="Times New Roman" w:hAnsi="Cambria Math" w:cs="Arial"/>
                          <w:sz w:val="20"/>
                          <w:szCs w:val="20"/>
                        </w:rPr>
                        <m:t>it</m:t>
                      </m:r>
                    </m:sub>
                  </m:sSub>
                  <m:r>
                    <w:rPr>
                      <w:rFonts w:ascii="Cambria Math" w:eastAsia="Times New Roman" w:hAnsi="Cambria Math" w:cs="Arial"/>
                      <w:sz w:val="20"/>
                      <w:szCs w:val="20"/>
                    </w:rPr>
                    <m:t>),</m:t>
                  </m:r>
                </m:e>
                <m:e>
                  <m:r>
                    <m:rPr>
                      <m:nor/>
                    </m:rPr>
                    <w:rPr>
                      <w:rFonts w:ascii="Arial" w:eastAsia="Times New Roman" w:hAnsi="Arial" w:cs="Arial"/>
                      <w:sz w:val="20"/>
                      <w:szCs w:val="20"/>
                    </w:rPr>
                    <m:t>otherwise</m:t>
                  </m:r>
                  <m:r>
                    <w:rPr>
                      <w:rFonts w:ascii="Cambria Math" w:eastAsia="Times New Roman" w:hAnsi="Cambria Math" w:cs="Arial"/>
                      <w:sz w:val="20"/>
                      <w:szCs w:val="20"/>
                    </w:rPr>
                    <m:t>,</m:t>
                  </m:r>
                </m:e>
              </m:mr>
            </m:m>
          </m:e>
        </m:d>
      </m:oMath>
      <w:r w:rsidR="00F816F8" w:rsidRPr="009274A0">
        <w:rPr>
          <w:rFonts w:ascii="Arial" w:eastAsia="Times New Roman" w:hAnsi="Arial" w:cs="Arial"/>
          <w:sz w:val="20"/>
          <w:szCs w:val="20"/>
        </w:rPr>
        <w:tab/>
        <w:t>(4)</w:t>
      </w:r>
    </w:p>
    <w:p w14:paraId="6536FE38" w14:textId="4E7F4108" w:rsidR="004D6C34" w:rsidRDefault="00F816F8" w:rsidP="006B4943">
      <w:pPr>
        <w:tabs>
          <w:tab w:val="left" w:pos="8100"/>
        </w:tabs>
        <w:spacing w:after="120"/>
        <w:jc w:val="both"/>
        <w:rPr>
          <w:rFonts w:ascii="Arial" w:eastAsia="Times New Roman" w:hAnsi="Arial" w:cs="Arial"/>
          <w:sz w:val="20"/>
          <w:szCs w:val="20"/>
        </w:rPr>
      </w:pPr>
      <w:r w:rsidRPr="009274A0">
        <w:rPr>
          <w:rFonts w:ascii="Arial" w:eastAsia="Times New Roman" w:hAnsi="Arial" w:cs="Arial"/>
          <w:sz w:val="20"/>
          <w:szCs w:val="20"/>
        </w:rPr>
        <w:t xml:space="preserve">where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τ</m:t>
            </m:r>
          </m:e>
          <m:sub>
            <m:r>
              <m:rPr>
                <m:nor/>
              </m:rPr>
              <w:rPr>
                <w:rFonts w:ascii="Arial" w:eastAsia="Times New Roman" w:hAnsi="Arial" w:cs="Arial"/>
                <w:sz w:val="20"/>
                <w:szCs w:val="20"/>
              </w:rPr>
              <m:t>max</m:t>
            </m:r>
          </m:sub>
        </m:sSub>
      </m:oMath>
      <w:r w:rsidRPr="009274A0">
        <w:rPr>
          <w:rFonts w:ascii="Arial" w:eastAsia="Times New Roman" w:hAnsi="Arial" w:cs="Arial"/>
          <w:sz w:val="20"/>
          <w:szCs w:val="20"/>
        </w:rPr>
        <w:t xml:space="preserve"> and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τ</m:t>
            </m:r>
          </m:e>
          <m:sub>
            <m:r>
              <m:rPr>
                <m:nor/>
              </m:rPr>
              <w:rPr>
                <w:rFonts w:ascii="Arial" w:eastAsia="Times New Roman" w:hAnsi="Arial" w:cs="Arial"/>
                <w:sz w:val="20"/>
                <w:szCs w:val="20"/>
              </w:rPr>
              <m:t>min</m:t>
            </m:r>
          </m:sub>
        </m:sSub>
      </m:oMath>
      <w:r w:rsidRPr="009274A0">
        <w:rPr>
          <w:rFonts w:ascii="Arial" w:eastAsia="Times New Roman" w:hAnsi="Arial" w:cs="Arial"/>
          <w:sz w:val="20"/>
          <w:szCs w:val="20"/>
        </w:rPr>
        <w:t xml:space="preserve"> denote upper and lower RT thresholds, respectively. </w:t>
      </w:r>
      <w:r w:rsidR="004D6C34" w:rsidRPr="004D6C34">
        <w:rPr>
          <w:rFonts w:ascii="Arial" w:eastAsia="Times New Roman" w:hAnsi="Arial" w:cs="Arial"/>
          <w:sz w:val="20"/>
          <w:szCs w:val="20"/>
        </w:rPr>
        <w:t xml:space="preserve">RT data can be preprocessed in multiple ways, each with their own strengths and limitations. Because </w:t>
      </w:r>
      <w:r w:rsidR="002D75AE">
        <w:rPr>
          <w:rFonts w:ascii="Arial" w:eastAsia="Times New Roman" w:hAnsi="Arial" w:cs="Arial"/>
          <w:sz w:val="20"/>
          <w:szCs w:val="20"/>
        </w:rPr>
        <w:t>RT</w:t>
      </w:r>
      <w:r w:rsidR="004D6C34" w:rsidRPr="004D6C34">
        <w:rPr>
          <w:rFonts w:ascii="Arial" w:eastAsia="Times New Roman" w:hAnsi="Arial" w:cs="Arial"/>
          <w:sz w:val="20"/>
          <w:szCs w:val="20"/>
        </w:rPr>
        <w:t xml:space="preserve"> sequences in this task include censoring, physiologically implausible responses, and temporal non</w:t>
      </w:r>
      <w:r w:rsidR="004017DE">
        <w:rPr>
          <w:rFonts w:ascii="Arial" w:eastAsia="Times New Roman" w:hAnsi="Arial" w:cs="Arial"/>
          <w:sz w:val="20"/>
          <w:szCs w:val="20"/>
        </w:rPr>
        <w:t>-</w:t>
      </w:r>
      <w:r w:rsidR="004D6C34" w:rsidRPr="004D6C34">
        <w:rPr>
          <w:rFonts w:ascii="Arial" w:eastAsia="Times New Roman" w:hAnsi="Arial" w:cs="Arial"/>
          <w:sz w:val="20"/>
          <w:szCs w:val="20"/>
        </w:rPr>
        <w:t xml:space="preserve">stationarity, we evaluated two complementary preprocessing strategies to ensure that our findings were not dependent on a particular modeling assumption. The first approach uses a state-space formulation that explicitly </w:t>
      </w:r>
      <w:r w:rsidR="002E72EA">
        <w:rPr>
          <w:rFonts w:ascii="Arial" w:eastAsia="Times New Roman" w:hAnsi="Arial" w:cs="Arial"/>
          <w:sz w:val="20"/>
          <w:szCs w:val="20"/>
        </w:rPr>
        <w:t>accounts</w:t>
      </w:r>
      <w:r w:rsidR="004D6C34" w:rsidRPr="004D6C34">
        <w:rPr>
          <w:rFonts w:ascii="Arial" w:eastAsia="Times New Roman" w:hAnsi="Arial" w:cs="Arial"/>
          <w:sz w:val="20"/>
          <w:szCs w:val="20"/>
        </w:rPr>
        <w:t xml:space="preserve"> for censoring and missingness within a probabilistic framework</w:t>
      </w:r>
      <w:r w:rsidR="004017DE">
        <w:rPr>
          <w:rFonts w:ascii="Arial" w:eastAsia="Times New Roman" w:hAnsi="Arial" w:cs="Arial"/>
          <w:sz w:val="20"/>
          <w:szCs w:val="20"/>
        </w:rPr>
        <w:t xml:space="preserve"> and assumption of </w:t>
      </w:r>
      <w:r w:rsidR="002E72EA">
        <w:rPr>
          <w:rFonts w:ascii="Arial" w:eastAsia="Times New Roman" w:hAnsi="Arial" w:cs="Arial"/>
          <w:sz w:val="20"/>
          <w:szCs w:val="20"/>
        </w:rPr>
        <w:t>a state-like RT</w:t>
      </w:r>
      <w:r w:rsidR="00E61474" w:rsidRPr="00E61474">
        <w:rPr>
          <w:rFonts w:ascii="Arial" w:eastAsia="Times New Roman" w:hAnsi="Arial" w:cs="Arial"/>
          <w:sz w:val="20"/>
          <w:szCs w:val="20"/>
          <w:vertAlign w:val="superscript"/>
        </w:rPr>
        <w:t>32</w:t>
      </w:r>
      <w:r w:rsidR="004D6C34" w:rsidRPr="004D6C34">
        <w:rPr>
          <w:rFonts w:ascii="Arial" w:eastAsia="Times New Roman" w:hAnsi="Arial" w:cs="Arial"/>
          <w:sz w:val="20"/>
          <w:szCs w:val="20"/>
        </w:rPr>
        <w:t>. The second approach applies a threshold-aware local imputation procedure designed to preserve short-range temporal structure with minimal model assumptions. The state-space method served as our primary preprocessing pipeline, while the local imputation approach was used as a robustness check. Across analyses, results were qualitatively consistent across preprocessing strategies.</w:t>
      </w:r>
      <w:r w:rsidR="004D6C34">
        <w:rPr>
          <w:rFonts w:ascii="Arial" w:eastAsia="Times New Roman" w:hAnsi="Arial" w:cs="Arial"/>
          <w:sz w:val="20"/>
          <w:szCs w:val="20"/>
        </w:rPr>
        <w:t xml:space="preserve"> </w:t>
      </w:r>
    </w:p>
    <w:p w14:paraId="2F80A159" w14:textId="385B3034" w:rsidR="00F816F8" w:rsidRPr="009274A0" w:rsidRDefault="004D6C34" w:rsidP="006B4943">
      <w:pPr>
        <w:tabs>
          <w:tab w:val="left" w:pos="8100"/>
        </w:tabs>
        <w:spacing w:after="120"/>
        <w:jc w:val="both"/>
        <w:rPr>
          <w:rFonts w:ascii="Arial" w:eastAsia="Times New Roman" w:hAnsi="Arial" w:cs="Arial"/>
          <w:sz w:val="20"/>
          <w:szCs w:val="20"/>
        </w:rPr>
      </w:pPr>
      <w:r w:rsidRPr="004D6C34">
        <w:rPr>
          <w:rFonts w:ascii="Arial" w:eastAsia="Times New Roman" w:hAnsi="Arial" w:cs="Arial"/>
          <w:sz w:val="20"/>
          <w:szCs w:val="20"/>
        </w:rPr>
        <w:t>Our primary analyses were conducted using the state-space formulation</w:t>
      </w:r>
      <w:r w:rsidR="00F816F8" w:rsidRPr="009274A0">
        <w:rPr>
          <w:rFonts w:ascii="Arial" w:eastAsia="Times New Roman" w:hAnsi="Arial" w:cs="Arial"/>
          <w:sz w:val="20"/>
          <w:szCs w:val="20"/>
        </w:rPr>
        <w:t>,</w:t>
      </w:r>
      <w:r>
        <w:rPr>
          <w:rFonts w:ascii="Arial" w:eastAsia="Times New Roman" w:hAnsi="Arial" w:cs="Arial"/>
          <w:sz w:val="20"/>
          <w:szCs w:val="20"/>
        </w:rPr>
        <w:t xml:space="preserve"> where</w:t>
      </w:r>
      <w:r w:rsidR="00F816F8" w:rsidRPr="009274A0">
        <w:rPr>
          <w:rFonts w:ascii="Arial" w:eastAsia="Times New Roman" w:hAnsi="Arial" w:cs="Arial"/>
          <w:sz w:val="20"/>
          <w:szCs w:val="20"/>
        </w:rPr>
        <w:t xml:space="preserve"> we modeled the log-RT sequence using a state-space formulation that explicitly accounts for censoring and missing data. Specifically, the observed signal was assumed to arise from a latent dynamic process,</w:t>
      </w:r>
    </w:p>
    <w:p w14:paraId="333BE926" w14:textId="3085B80C" w:rsidR="00590904" w:rsidRPr="009274A0" w:rsidRDefault="00E32626" w:rsidP="00B0555D">
      <w:pPr>
        <w:tabs>
          <w:tab w:val="left" w:pos="8100"/>
        </w:tabs>
        <w:spacing w:after="120"/>
        <w:ind w:left="3150"/>
        <w:rPr>
          <w:rFonts w:ascii="Arial" w:eastAsia="Times New Roman" w:hAnsi="Arial" w:cs="Arial"/>
          <w:i/>
          <w:sz w:val="20"/>
          <w:szCs w:val="20"/>
        </w:rPr>
      </w:pP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y</m:t>
            </m:r>
          </m:e>
          <m:sub>
            <m:r>
              <w:rPr>
                <w:rFonts w:ascii="Cambria Math" w:eastAsia="Times New Roman" w:hAnsi="Cambria Math" w:cs="Arial"/>
                <w:sz w:val="20"/>
                <w:szCs w:val="20"/>
              </w:rPr>
              <m:t>it</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c</m:t>
            </m:r>
          </m:e>
          <m:sub>
            <m:r>
              <w:rPr>
                <w:rFonts w:ascii="Cambria Math" w:eastAsia="Times New Roman" w:hAnsi="Cambria Math" w:cs="Arial"/>
                <w:sz w:val="20"/>
                <w:szCs w:val="20"/>
              </w:rPr>
              <m:t>i</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it</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ϵ</m:t>
            </m:r>
          </m:e>
          <m:sub>
            <m:r>
              <w:rPr>
                <w:rFonts w:ascii="Cambria Math" w:eastAsia="Times New Roman" w:hAnsi="Cambria Math" w:cs="Arial"/>
                <w:sz w:val="20"/>
                <w:szCs w:val="20"/>
              </w:rPr>
              <m:t>it</m:t>
            </m:r>
          </m:sub>
        </m:sSub>
        <m:r>
          <w:rPr>
            <w:rFonts w:ascii="Cambria Math" w:eastAsia="Times New Roman" w:hAnsi="Cambria Math" w:cs="Arial"/>
            <w:sz w:val="20"/>
            <w:szCs w:val="20"/>
          </w:rPr>
          <m:t xml:space="preserve">,       </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ϵ</m:t>
            </m:r>
          </m:e>
          <m:sub>
            <m:r>
              <w:rPr>
                <w:rFonts w:ascii="Cambria Math" w:eastAsia="Times New Roman" w:hAnsi="Cambria Math" w:cs="Arial"/>
                <w:sz w:val="20"/>
                <w:szCs w:val="20"/>
              </w:rPr>
              <m:t>it</m:t>
            </m:r>
          </m:sub>
        </m:sSub>
        <m:r>
          <m:rPr>
            <m:scr m:val="script"/>
          </m:rPr>
          <w:rPr>
            <w:rFonts w:ascii="Cambria Math" w:eastAsia="Times New Roman" w:hAnsi="Cambria Math" w:cs="Arial"/>
            <w:sz w:val="20"/>
            <w:szCs w:val="20"/>
          </w:rPr>
          <m:t>∼N</m:t>
        </m:r>
        <m:r>
          <w:rPr>
            <w:rFonts w:ascii="Cambria Math" w:eastAsia="Times New Roman" w:hAnsi="Cambria Math" w:cs="Arial"/>
            <w:sz w:val="20"/>
            <w:szCs w:val="20"/>
          </w:rPr>
          <m:t>(0,</m:t>
        </m:r>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y,i</m:t>
            </m:r>
          </m:sub>
          <m:sup>
            <m:r>
              <w:rPr>
                <w:rFonts w:ascii="Cambria Math" w:eastAsia="Times New Roman" w:hAnsi="Cambria Math" w:cs="Arial"/>
                <w:sz w:val="20"/>
                <w:szCs w:val="20"/>
              </w:rPr>
              <m:t>2</m:t>
            </m:r>
          </m:sup>
        </m:sSubSup>
        <m:r>
          <w:rPr>
            <w:rFonts w:ascii="Cambria Math" w:eastAsia="Times New Roman" w:hAnsi="Cambria Math" w:cs="Arial"/>
            <w:sz w:val="20"/>
            <w:szCs w:val="20"/>
          </w:rPr>
          <m:t>),</m:t>
        </m:r>
      </m:oMath>
      <w:r w:rsidR="00F816F8" w:rsidRPr="009274A0">
        <w:rPr>
          <w:rFonts w:ascii="Arial" w:eastAsia="Times New Roman" w:hAnsi="Arial" w:cs="Arial"/>
          <w:i/>
          <w:sz w:val="20"/>
          <w:szCs w:val="20"/>
        </w:rPr>
        <w:tab/>
      </w:r>
      <w:r w:rsidR="00F816F8" w:rsidRPr="009274A0">
        <w:rPr>
          <w:rFonts w:ascii="Arial" w:eastAsia="Times New Roman" w:hAnsi="Arial" w:cs="Arial"/>
          <w:iCs/>
          <w:sz w:val="20"/>
          <w:szCs w:val="20"/>
        </w:rPr>
        <w:t>(5)</w:t>
      </w:r>
    </w:p>
    <w:p w14:paraId="3505EB86" w14:textId="07FE1785" w:rsidR="00F816F8" w:rsidRPr="009274A0" w:rsidRDefault="00F816F8" w:rsidP="006B4943">
      <w:pPr>
        <w:tabs>
          <w:tab w:val="left" w:pos="8100"/>
        </w:tabs>
        <w:spacing w:after="120"/>
        <w:rPr>
          <w:rFonts w:ascii="Arial" w:eastAsia="Times New Roman" w:hAnsi="Arial" w:cs="Arial"/>
          <w:sz w:val="20"/>
          <w:szCs w:val="20"/>
        </w:rPr>
      </w:pPr>
      <w:r w:rsidRPr="009274A0">
        <w:rPr>
          <w:rFonts w:ascii="Arial" w:eastAsia="Times New Roman" w:hAnsi="Arial" w:cs="Arial"/>
          <w:sz w:val="20"/>
          <w:szCs w:val="20"/>
        </w:rPr>
        <w:t>with latent state evolution</w:t>
      </w:r>
    </w:p>
    <w:p w14:paraId="54101986" w14:textId="48833C43" w:rsidR="00590904" w:rsidRPr="009274A0" w:rsidRDefault="00E32626" w:rsidP="00B0555D">
      <w:pPr>
        <w:tabs>
          <w:tab w:val="left" w:pos="8100"/>
        </w:tabs>
        <w:spacing w:after="120"/>
        <w:ind w:left="3150"/>
        <w:rPr>
          <w:rFonts w:ascii="Arial" w:eastAsia="Times New Roman" w:hAnsi="Arial" w:cs="Arial"/>
          <w:i/>
          <w:sz w:val="20"/>
          <w:szCs w:val="20"/>
        </w:rPr>
      </w:pP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it</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i,t-1</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it</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 xml:space="preserve">         v</m:t>
            </m:r>
          </m:e>
          <m:sub>
            <m:r>
              <w:rPr>
                <w:rFonts w:ascii="Cambria Math" w:eastAsia="Times New Roman" w:hAnsi="Cambria Math" w:cs="Arial"/>
                <w:sz w:val="20"/>
                <w:szCs w:val="20"/>
              </w:rPr>
              <m:t>it</m:t>
            </m:r>
          </m:sub>
        </m:sSub>
        <m:r>
          <m:rPr>
            <m:scr m:val="script"/>
          </m:rPr>
          <w:rPr>
            <w:rFonts w:ascii="Cambria Math" w:eastAsia="Times New Roman" w:hAnsi="Cambria Math" w:cs="Arial"/>
            <w:sz w:val="20"/>
            <w:szCs w:val="20"/>
          </w:rPr>
          <m:t>∼N</m:t>
        </m:r>
        <m:r>
          <w:rPr>
            <w:rFonts w:ascii="Cambria Math" w:eastAsia="Times New Roman" w:hAnsi="Cambria Math" w:cs="Arial"/>
            <w:sz w:val="20"/>
            <w:szCs w:val="20"/>
          </w:rPr>
          <m:t>(0,</m:t>
        </m:r>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x</m:t>
            </m:r>
          </m:sub>
          <m:sup>
            <m:r>
              <w:rPr>
                <w:rFonts w:ascii="Cambria Math" w:eastAsia="Times New Roman" w:hAnsi="Cambria Math" w:cs="Arial"/>
                <w:sz w:val="20"/>
                <w:szCs w:val="20"/>
              </w:rPr>
              <m:t>2</m:t>
            </m:r>
          </m:sup>
        </m:sSubSup>
        <m:r>
          <w:rPr>
            <w:rFonts w:ascii="Cambria Math" w:eastAsia="Times New Roman" w:hAnsi="Cambria Math" w:cs="Arial"/>
            <w:sz w:val="20"/>
            <w:szCs w:val="20"/>
          </w:rPr>
          <m:t>),</m:t>
        </m:r>
      </m:oMath>
      <w:r w:rsidR="00F816F8" w:rsidRPr="009274A0">
        <w:rPr>
          <w:rFonts w:ascii="Arial" w:eastAsia="Times New Roman" w:hAnsi="Arial" w:cs="Arial"/>
          <w:i/>
          <w:sz w:val="20"/>
          <w:szCs w:val="20"/>
        </w:rPr>
        <w:tab/>
      </w:r>
      <w:r w:rsidR="00F816F8" w:rsidRPr="009274A0">
        <w:rPr>
          <w:rFonts w:ascii="Arial" w:eastAsia="Times New Roman" w:hAnsi="Arial" w:cs="Arial"/>
          <w:iCs/>
          <w:sz w:val="20"/>
          <w:szCs w:val="20"/>
        </w:rPr>
        <w:t>(6)</w:t>
      </w:r>
    </w:p>
    <w:p w14:paraId="2E2DFD63" w14:textId="462AB785" w:rsidR="00F816F8" w:rsidRPr="009274A0" w:rsidRDefault="00F816F8" w:rsidP="006B4943">
      <w:pPr>
        <w:tabs>
          <w:tab w:val="left" w:pos="8100"/>
        </w:tabs>
        <w:spacing w:after="120"/>
        <w:jc w:val="both"/>
        <w:rPr>
          <w:rFonts w:ascii="Arial" w:eastAsia="Times New Roman" w:hAnsi="Arial" w:cs="Arial"/>
          <w:sz w:val="20"/>
          <w:szCs w:val="20"/>
        </w:rPr>
      </w:pPr>
      <w:r w:rsidRPr="009274A0">
        <w:rPr>
          <w:rFonts w:ascii="Arial" w:eastAsia="Times New Roman" w:hAnsi="Arial" w:cs="Arial"/>
          <w:sz w:val="20"/>
          <w:szCs w:val="20"/>
        </w:rPr>
        <w:t xml:space="preserve">and prior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i0</m:t>
            </m:r>
          </m:sub>
        </m:sSub>
        <m:r>
          <m:rPr>
            <m:scr m:val="script"/>
          </m:rPr>
          <w:rPr>
            <w:rFonts w:ascii="Cambria Math" w:eastAsia="Times New Roman" w:hAnsi="Cambria Math" w:cs="Arial"/>
            <w:sz w:val="20"/>
            <w:szCs w:val="20"/>
          </w:rPr>
          <m:t>∼N</m:t>
        </m:r>
        <m:r>
          <w:rPr>
            <w:rFonts w:ascii="Cambria Math" w:eastAsia="Times New Roman" w:hAnsi="Cambria Math" w:cs="Arial"/>
            <w:sz w:val="20"/>
            <w:szCs w:val="20"/>
          </w:rPr>
          <m:t>(0,</m:t>
        </m:r>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0</m:t>
            </m:r>
          </m:sub>
          <m:sup>
            <m:r>
              <w:rPr>
                <w:rFonts w:ascii="Cambria Math" w:eastAsia="Times New Roman" w:hAnsi="Cambria Math" w:cs="Arial"/>
                <w:sz w:val="20"/>
                <w:szCs w:val="20"/>
              </w:rPr>
              <m:t>2</m:t>
            </m:r>
          </m:sup>
        </m:sSubSup>
        <m:r>
          <w:rPr>
            <w:rFonts w:ascii="Cambria Math" w:eastAsia="Times New Roman" w:hAnsi="Cambria Math" w:cs="Arial"/>
            <w:sz w:val="20"/>
            <w:szCs w:val="20"/>
          </w:rPr>
          <m:t>)</m:t>
        </m:r>
      </m:oMath>
      <w:r w:rsidRPr="009274A0">
        <w:rPr>
          <w:rFonts w:ascii="Arial" w:eastAsia="Times New Roman" w:hAnsi="Arial" w:cs="Arial"/>
          <w:sz w:val="20"/>
          <w:szCs w:val="20"/>
        </w:rPr>
        <w:t xml:space="preserve">. Here,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c</m:t>
            </m:r>
          </m:e>
          <m:sub>
            <m:r>
              <w:rPr>
                <w:rFonts w:ascii="Cambria Math" w:eastAsia="Times New Roman" w:hAnsi="Cambria Math" w:cs="Arial"/>
                <w:sz w:val="20"/>
                <w:szCs w:val="20"/>
              </w:rPr>
              <m:t>i</m:t>
            </m:r>
          </m:sub>
        </m:sSub>
      </m:oMath>
      <w:r w:rsidRPr="009274A0">
        <w:rPr>
          <w:rFonts w:ascii="Arial" w:eastAsia="Times New Roman" w:hAnsi="Arial" w:cs="Arial"/>
          <w:sz w:val="20"/>
          <w:szCs w:val="20"/>
        </w:rPr>
        <w:t xml:space="preserve"> represents a participant-specific baseline, </w:t>
      </w:r>
      <m:oMath>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x</m:t>
            </m:r>
          </m:sub>
          <m:sup>
            <m:r>
              <w:rPr>
                <w:rFonts w:ascii="Cambria Math" w:eastAsia="Times New Roman" w:hAnsi="Cambria Math" w:cs="Arial"/>
                <w:sz w:val="20"/>
                <w:szCs w:val="20"/>
              </w:rPr>
              <m:t>2</m:t>
            </m:r>
          </m:sup>
        </m:sSubSup>
      </m:oMath>
      <w:r w:rsidR="00590904" w:rsidRPr="009274A0">
        <w:rPr>
          <w:rFonts w:ascii="Arial" w:eastAsia="Times New Roman" w:hAnsi="Arial" w:cs="Arial"/>
          <w:sz w:val="20"/>
          <w:szCs w:val="20"/>
        </w:rPr>
        <w:t xml:space="preserve"> </w:t>
      </w:r>
      <w:r w:rsidRPr="009274A0">
        <w:rPr>
          <w:rFonts w:ascii="Arial" w:eastAsia="Times New Roman" w:hAnsi="Arial" w:cs="Arial"/>
          <w:sz w:val="20"/>
          <w:szCs w:val="20"/>
        </w:rPr>
        <w:t xml:space="preserve">controls the smoothness of the latent trajectory, and </w:t>
      </w:r>
      <m:oMath>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0</m:t>
            </m:r>
          </m:sub>
          <m:sup>
            <m:r>
              <w:rPr>
                <w:rFonts w:ascii="Cambria Math" w:eastAsia="Times New Roman" w:hAnsi="Cambria Math" w:cs="Arial"/>
                <w:sz w:val="20"/>
                <w:szCs w:val="20"/>
              </w:rPr>
              <m:t>2</m:t>
            </m:r>
          </m:sup>
        </m:sSubSup>
      </m:oMath>
      <w:r w:rsidR="00590904" w:rsidRPr="009274A0">
        <w:rPr>
          <w:rFonts w:ascii="Arial" w:eastAsia="Times New Roman" w:hAnsi="Arial" w:cs="Arial"/>
          <w:sz w:val="20"/>
          <w:szCs w:val="20"/>
        </w:rPr>
        <w:t xml:space="preserve"> </w:t>
      </w:r>
      <w:r w:rsidRPr="009274A0">
        <w:rPr>
          <w:rFonts w:ascii="Arial" w:eastAsia="Times New Roman" w:hAnsi="Arial" w:cs="Arial"/>
          <w:sz w:val="20"/>
          <w:szCs w:val="20"/>
        </w:rPr>
        <w:t>is set to a large</w:t>
      </w:r>
      <w:r w:rsidR="00D03696">
        <w:rPr>
          <w:rFonts w:ascii="Arial" w:eastAsia="Times New Roman" w:hAnsi="Arial" w:cs="Arial"/>
          <w:sz w:val="20"/>
          <w:szCs w:val="20"/>
        </w:rPr>
        <w:t>,</w:t>
      </w:r>
      <w:r w:rsidRPr="009274A0">
        <w:rPr>
          <w:rFonts w:ascii="Arial" w:eastAsia="Times New Roman" w:hAnsi="Arial" w:cs="Arial"/>
          <w:sz w:val="20"/>
          <w:szCs w:val="20"/>
        </w:rPr>
        <w:t xml:space="preserve"> fixed value to reflect weak prior information. Censored observations contributed to the likelihood through their censoring bounds, while missing observations were handled using a flat likelihood. Model fitting was performed independently for each participant using a Bayesian filtering approach implemented in the COMPASS toolbox, as described previously</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028374815"/>
          <w:placeholder>
            <w:docPart w:val="31A15FA4580B4851BE6FA964A562CCE7"/>
          </w:placeholder>
        </w:sdtPr>
        <w:sdtEndPr/>
        <w:sdtContent>
          <w:r w:rsidR="007C7868" w:rsidRPr="009274A0">
            <w:rPr>
              <w:rFonts w:ascii="Arial" w:hAnsi="Arial" w:cs="Arial"/>
              <w:color w:val="000000"/>
              <w:sz w:val="20"/>
              <w:szCs w:val="20"/>
              <w:vertAlign w:val="superscript"/>
            </w:rPr>
            <w:t>3</w:t>
          </w:r>
          <w:r w:rsidR="0098237F">
            <w:rPr>
              <w:rFonts w:ascii="Arial" w:hAnsi="Arial" w:cs="Arial"/>
              <w:color w:val="000000"/>
              <w:sz w:val="20"/>
              <w:szCs w:val="20"/>
              <w:vertAlign w:val="superscript"/>
            </w:rPr>
            <w:t>3</w:t>
          </w:r>
        </w:sdtContent>
      </w:sdt>
      <w:r w:rsidRPr="009274A0">
        <w:rPr>
          <w:rFonts w:ascii="Arial" w:eastAsia="Times New Roman" w:hAnsi="Arial" w:cs="Arial"/>
          <w:sz w:val="20"/>
          <w:szCs w:val="20"/>
        </w:rPr>
        <w:t xml:space="preserve">. The posterior </w:t>
      </w:r>
      <w:proofErr w:type="gramStart"/>
      <w:r w:rsidRPr="009274A0">
        <w:rPr>
          <w:rFonts w:ascii="Arial" w:eastAsia="Times New Roman" w:hAnsi="Arial" w:cs="Arial"/>
          <w:sz w:val="20"/>
          <w:szCs w:val="20"/>
        </w:rPr>
        <w:t>mean</w:t>
      </w:r>
      <w:proofErr w:type="gramEnd"/>
      <w:r w:rsidRPr="009274A0">
        <w:rPr>
          <w:rFonts w:ascii="Arial" w:eastAsia="Times New Roman" w:hAnsi="Arial" w:cs="Arial"/>
          <w:sz w:val="20"/>
          <w:szCs w:val="20"/>
        </w:rPr>
        <w:t xml:space="preserve"> of the latent process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it</m:t>
            </m:r>
          </m:sub>
        </m:sSub>
      </m:oMath>
      <w:r w:rsidR="00590904" w:rsidRPr="009274A0">
        <w:rPr>
          <w:rFonts w:ascii="Arial" w:eastAsia="Times New Roman" w:hAnsi="Arial" w:cs="Arial"/>
          <w:sz w:val="20"/>
          <w:szCs w:val="20"/>
        </w:rPr>
        <w:t xml:space="preserve"> </w:t>
      </w:r>
      <w:r w:rsidRPr="009274A0">
        <w:rPr>
          <w:rFonts w:ascii="Arial" w:eastAsia="Times New Roman" w:hAnsi="Arial" w:cs="Arial"/>
          <w:sz w:val="20"/>
          <w:szCs w:val="20"/>
        </w:rPr>
        <w:t>was then used as the preprocessed RT signal for subsequent analyses.</w:t>
      </w:r>
    </w:p>
    <w:p w14:paraId="25DDDC7A" w14:textId="74876075" w:rsidR="00590904" w:rsidRPr="009274A0" w:rsidRDefault="00590904" w:rsidP="006B4943">
      <w:pPr>
        <w:spacing w:after="120"/>
        <w:jc w:val="both"/>
        <w:rPr>
          <w:rFonts w:ascii="Arial" w:eastAsia="Times New Roman" w:hAnsi="Arial" w:cs="Arial"/>
          <w:sz w:val="20"/>
          <w:szCs w:val="20"/>
        </w:rPr>
      </w:pPr>
      <w:r w:rsidRPr="009274A0">
        <w:rPr>
          <w:rFonts w:ascii="Arial" w:eastAsia="Times New Roman" w:hAnsi="Arial" w:cs="Arial"/>
          <w:sz w:val="20"/>
          <w:szCs w:val="20"/>
        </w:rPr>
        <w:t>As an alternative preprocessing strategy, missing values in the log-transformed RT sequences were imputed using a threshold-aware local estimation procedure. In this approach, each missing value was replaced using statistics computed from a local temporal window centered on the missing trial (±15 trials), with censoring information used to modulate the imputation rule. An upper bound corresponding to the log-transformed task response limit was applied during imputation to prevent unrealistically large values for censored trials. This procedure preserves local temporal structure while limiting the influence of extreme or censored observations. The resulting imputed log-RT sequences were used for all downstream temporal analyses and modeling.</w:t>
      </w:r>
    </w:p>
    <w:p w14:paraId="0696B29F" w14:textId="7A8058A4" w:rsidR="006B4943" w:rsidRPr="009274A0" w:rsidRDefault="00590904" w:rsidP="006844E0">
      <w:pPr>
        <w:spacing w:after="120"/>
        <w:jc w:val="both"/>
        <w:rPr>
          <w:rFonts w:ascii="Arial" w:hAnsi="Arial" w:cs="Arial"/>
          <w:sz w:val="20"/>
          <w:szCs w:val="20"/>
        </w:rPr>
      </w:pPr>
      <w:r w:rsidRPr="009274A0">
        <w:rPr>
          <w:rFonts w:ascii="Arial" w:eastAsia="Times New Roman" w:hAnsi="Arial" w:cs="Arial"/>
          <w:sz w:val="20"/>
          <w:szCs w:val="20"/>
        </w:rPr>
        <w:t xml:space="preserve">For preprocessing and filtering, the </w:t>
      </w:r>
      <w:r w:rsidR="00D03696">
        <w:rPr>
          <w:rFonts w:ascii="Arial" w:eastAsia="Times New Roman" w:hAnsi="Arial" w:cs="Arial"/>
          <w:sz w:val="20"/>
          <w:szCs w:val="20"/>
        </w:rPr>
        <w:t>initial state</w:t>
      </w:r>
      <w:r w:rsidRPr="009274A0">
        <w:rPr>
          <w:rFonts w:ascii="Arial" w:eastAsia="Times New Roman" w:hAnsi="Arial" w:cs="Arial"/>
          <w:sz w:val="20"/>
          <w:szCs w:val="20"/>
        </w:rPr>
        <w:t xml:space="preserve"> variance was set to </w:t>
      </w:r>
      <m:oMath>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0</m:t>
            </m:r>
          </m:sub>
          <m:sup>
            <m:r>
              <w:rPr>
                <w:rFonts w:ascii="Cambria Math" w:eastAsia="Times New Roman" w:hAnsi="Cambria Math" w:cs="Arial"/>
                <w:sz w:val="20"/>
                <w:szCs w:val="20"/>
              </w:rPr>
              <m:t>2</m:t>
            </m:r>
          </m:sup>
        </m:sSubSup>
        <m:r>
          <w:rPr>
            <w:rFonts w:ascii="Cambria Math" w:eastAsia="Times New Roman" w:hAnsi="Cambria Math" w:cs="Arial"/>
            <w:sz w:val="20"/>
            <w:szCs w:val="20"/>
          </w:rPr>
          <m:t>=1</m:t>
        </m:r>
      </m:oMath>
      <w:r w:rsidRPr="009274A0">
        <w:rPr>
          <w:rFonts w:ascii="Arial" w:eastAsia="Times New Roman" w:hAnsi="Arial" w:cs="Arial"/>
          <w:sz w:val="20"/>
          <w:szCs w:val="20"/>
        </w:rPr>
        <w:t xml:space="preserve">, and the state noise variance was set to </w:t>
      </w:r>
      <m:oMath>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σ</m:t>
            </m:r>
          </m:e>
          <m:sub>
            <m:r>
              <w:rPr>
                <w:rFonts w:ascii="Cambria Math" w:eastAsia="Times New Roman" w:hAnsi="Cambria Math" w:cs="Arial"/>
                <w:sz w:val="20"/>
                <w:szCs w:val="20"/>
              </w:rPr>
              <m:t>x</m:t>
            </m:r>
          </m:sub>
          <m:sup>
            <m:r>
              <w:rPr>
                <w:rFonts w:ascii="Cambria Math" w:eastAsia="Times New Roman" w:hAnsi="Cambria Math" w:cs="Arial"/>
                <w:sz w:val="20"/>
                <w:szCs w:val="20"/>
              </w:rPr>
              <m:t>2</m:t>
            </m:r>
          </m:sup>
        </m:sSubSup>
        <m:r>
          <w:rPr>
            <w:rFonts w:ascii="Cambria Math" w:eastAsia="Times New Roman" w:hAnsi="Cambria Math" w:cs="Arial"/>
            <w:sz w:val="20"/>
            <w:szCs w:val="20"/>
          </w:rPr>
          <m:t>=0.12</m:t>
        </m:r>
      </m:oMath>
      <w:r w:rsidRPr="009274A0">
        <w:rPr>
          <w:rFonts w:ascii="Arial" w:eastAsia="Times New Roman" w:hAnsi="Arial" w:cs="Arial"/>
          <w:sz w:val="20"/>
          <w:szCs w:val="20"/>
        </w:rPr>
        <w:t xml:space="preserve">. </w:t>
      </w:r>
      <w:r w:rsidR="00FD54AE">
        <w:rPr>
          <w:rFonts w:ascii="Arial" w:eastAsia="Times New Roman" w:hAnsi="Arial" w:cs="Arial"/>
          <w:sz w:val="20"/>
          <w:szCs w:val="20"/>
        </w:rPr>
        <w:t xml:space="preserve">RTs </w:t>
      </w:r>
      <w:r w:rsidRPr="009274A0">
        <w:rPr>
          <w:rFonts w:ascii="Arial" w:eastAsia="Times New Roman" w:hAnsi="Arial" w:cs="Arial"/>
          <w:sz w:val="20"/>
          <w:szCs w:val="20"/>
        </w:rPr>
        <w:t xml:space="preserve">below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t</m:t>
            </m:r>
          </m:e>
          <m:sub>
            <m:r>
              <m:rPr>
                <m:sty m:val="p"/>
              </m:rPr>
              <w:rPr>
                <w:rFonts w:ascii="Cambria Math" w:eastAsia="Times New Roman" w:hAnsi="Cambria Math" w:cs="Arial"/>
                <w:sz w:val="20"/>
                <w:szCs w:val="20"/>
              </w:rPr>
              <m:t>min</m:t>
            </m:r>
          </m:sub>
        </m:sSub>
        <m:r>
          <w:rPr>
            <w:rFonts w:ascii="Cambria Math" w:eastAsia="Times New Roman" w:hAnsi="Cambria Math" w:cs="Arial"/>
            <w:sz w:val="20"/>
            <w:szCs w:val="20"/>
          </w:rPr>
          <m:t>=350</m:t>
        </m:r>
      </m:oMath>
      <w:r w:rsidRPr="009274A0">
        <w:rPr>
          <w:rFonts w:ascii="Arial" w:eastAsia="Times New Roman" w:hAnsi="Arial" w:cs="Arial"/>
          <w:sz w:val="20"/>
          <w:szCs w:val="20"/>
        </w:rPr>
        <w:t>ms were treated as physiologically implausible</w:t>
      </w:r>
      <w:r w:rsidR="0073694F">
        <w:rPr>
          <w:rFonts w:ascii="Arial" w:eastAsia="Times New Roman" w:hAnsi="Arial" w:cs="Arial"/>
          <w:sz w:val="20"/>
          <w:szCs w:val="20"/>
        </w:rPr>
        <w:t xml:space="preserve"> given the speed with which visual information enters conscious awareness</w:t>
      </w:r>
      <w:r w:rsidRPr="009274A0">
        <w:rPr>
          <w:rFonts w:ascii="Arial" w:eastAsia="Times New Roman" w:hAnsi="Arial" w:cs="Arial"/>
          <w:sz w:val="20"/>
          <w:szCs w:val="20"/>
        </w:rPr>
        <w:t>, and trials exceeding the response window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t</m:t>
            </m:r>
          </m:e>
          <m:sub>
            <m:r>
              <m:rPr>
                <m:sty m:val="p"/>
              </m:rPr>
              <w:rPr>
                <w:rFonts w:ascii="Cambria Math" w:eastAsia="Times New Roman" w:hAnsi="Cambria Math" w:cs="Arial"/>
                <w:sz w:val="20"/>
                <w:szCs w:val="20"/>
              </w:rPr>
              <m:t>max</m:t>
            </m:r>
          </m:sub>
        </m:sSub>
        <m:r>
          <w:rPr>
            <w:rFonts w:ascii="Cambria Math" w:eastAsia="Times New Roman" w:hAnsi="Cambria Math" w:cs="Arial"/>
            <w:sz w:val="20"/>
            <w:szCs w:val="20"/>
          </w:rPr>
          <m:t>=2000</m:t>
        </m:r>
      </m:oMath>
      <w:r w:rsidRPr="009274A0">
        <w:rPr>
          <w:rFonts w:ascii="Arial" w:eastAsia="Times New Roman" w:hAnsi="Arial" w:cs="Arial"/>
          <w:sz w:val="20"/>
          <w:szCs w:val="20"/>
        </w:rPr>
        <w:t xml:space="preserve"> ms) were treated as right-censored. </w:t>
      </w:r>
      <w:r w:rsidR="006B4943" w:rsidRPr="009274A0">
        <w:rPr>
          <w:rFonts w:ascii="Arial" w:hAnsi="Arial" w:cs="Arial"/>
          <w:sz w:val="20"/>
          <w:szCs w:val="20"/>
        </w:rPr>
        <w:t xml:space="preserve">Within the state-space formulation, participant-specific baseline offsets </w:t>
      </w:r>
      <m:oMath>
        <m:sSub>
          <m:sSubPr>
            <m:ctrlPr>
              <w:rPr>
                <w:rFonts w:ascii="Cambria Math" w:hAnsi="Cambria Math" w:cs="Arial"/>
                <w:sz w:val="20"/>
                <w:szCs w:val="20"/>
              </w:rPr>
            </m:ctrlPr>
          </m:sSubPr>
          <m:e>
            <m:r>
              <w:rPr>
                <w:rFonts w:ascii="Cambria Math" w:hAnsi="Cambria Math" w:cs="Arial"/>
                <w:sz w:val="20"/>
                <w:szCs w:val="20"/>
              </w:rPr>
              <m:t>c</m:t>
            </m:r>
          </m:e>
          <m:sub>
            <m:r>
              <w:rPr>
                <w:rFonts w:ascii="Cambria Math" w:hAnsi="Cambria Math" w:cs="Arial"/>
                <w:sz w:val="20"/>
                <w:szCs w:val="20"/>
              </w:rPr>
              <m:t>i</m:t>
            </m:r>
          </m:sub>
        </m:sSub>
      </m:oMath>
      <w:r w:rsidR="006B4943" w:rsidRPr="009274A0">
        <w:rPr>
          <w:rFonts w:ascii="Arial" w:eastAsiaTheme="minorEastAsia" w:hAnsi="Arial" w:cs="Arial"/>
          <w:sz w:val="20"/>
          <w:szCs w:val="20"/>
        </w:rPr>
        <w:t xml:space="preserve"> </w:t>
      </w:r>
      <w:r w:rsidR="006B4943" w:rsidRPr="009274A0">
        <w:rPr>
          <w:rFonts w:ascii="Arial" w:hAnsi="Arial" w:cs="Arial"/>
          <w:sz w:val="20"/>
          <w:szCs w:val="20"/>
        </w:rPr>
        <w:t xml:space="preserve">and observation noise variances </w:t>
      </w:r>
      <m:oMath>
        <m:sSubSup>
          <m:sSubSupPr>
            <m:ctrlPr>
              <w:rPr>
                <w:rFonts w:ascii="Cambria Math" w:hAnsi="Cambria Math" w:cs="Arial"/>
                <w:sz w:val="20"/>
                <w:szCs w:val="20"/>
              </w:rPr>
            </m:ctrlPr>
          </m:sSubSupPr>
          <m:e>
            <m:r>
              <w:rPr>
                <w:rFonts w:ascii="Cambria Math" w:hAnsi="Cambria Math" w:cs="Arial"/>
                <w:sz w:val="20"/>
                <w:szCs w:val="20"/>
              </w:rPr>
              <m:t>σ</m:t>
            </m:r>
          </m:e>
          <m:sub>
            <m:r>
              <w:rPr>
                <w:rFonts w:ascii="Cambria Math" w:hAnsi="Cambria Math" w:cs="Arial"/>
                <w:sz w:val="20"/>
                <w:szCs w:val="20"/>
              </w:rPr>
              <m:t>y,i</m:t>
            </m:r>
          </m:sub>
          <m:sup>
            <m:r>
              <w:rPr>
                <w:rFonts w:ascii="Cambria Math" w:hAnsi="Cambria Math" w:cs="Arial"/>
                <w:sz w:val="20"/>
                <w:szCs w:val="20"/>
              </w:rPr>
              <m:t>2</m:t>
            </m:r>
          </m:sup>
        </m:sSubSup>
      </m:oMath>
      <w:r w:rsidR="006B4943" w:rsidRPr="009274A0">
        <w:rPr>
          <w:rFonts w:ascii="Arial" w:eastAsiaTheme="minorEastAsia" w:hAnsi="Arial" w:cs="Arial"/>
          <w:sz w:val="20"/>
          <w:szCs w:val="20"/>
        </w:rPr>
        <w:t xml:space="preserve"> </w:t>
      </w:r>
      <w:r w:rsidR="006B4943" w:rsidRPr="009274A0">
        <w:rPr>
          <w:rFonts w:ascii="Arial" w:hAnsi="Arial" w:cs="Arial"/>
          <w:sz w:val="20"/>
          <w:szCs w:val="20"/>
        </w:rPr>
        <w:t xml:space="preserve">were estimated from the data to achieve an optimal fit for each participant. </w:t>
      </w:r>
      <w:r w:rsidR="006844E0" w:rsidRPr="006844E0">
        <w:rPr>
          <w:rFonts w:ascii="Arial" w:hAnsi="Arial" w:cs="Arial"/>
          <w:sz w:val="20"/>
          <w:szCs w:val="20"/>
        </w:rPr>
        <w:t>We exponentiated the posterior mean of the latent state</w:t>
      </w:r>
      <w:r w:rsidR="006844E0">
        <w:rPr>
          <w:rFonts w:ascii="Arial" w:hAnsi="Arial" w:cs="Arial"/>
          <w:sz w:val="20"/>
          <w:szCs w:val="20"/>
        </w:rPr>
        <w:t xml:space="preserve"> </w:t>
      </w:r>
      <m:oMath>
        <m:sSub>
          <m:sSubPr>
            <m:ctrlPr>
              <w:rPr>
                <w:rFonts w:ascii="Cambria Math" w:hAnsi="Cambria Math" w:cs="Arial"/>
                <w:b/>
                <w:bCs/>
                <w:sz w:val="20"/>
                <w:szCs w:val="20"/>
              </w:rPr>
            </m:ctrlPr>
          </m:sSubPr>
          <m:e>
            <m:r>
              <m:rPr>
                <m:sty m:val="bi"/>
              </m:rPr>
              <w:rPr>
                <w:rFonts w:ascii="Cambria Math" w:hAnsi="Cambria Math" w:cs="Arial"/>
                <w:sz w:val="20"/>
                <w:szCs w:val="20"/>
              </w:rPr>
              <m:t>x</m:t>
            </m:r>
          </m:e>
          <m:sub>
            <m:r>
              <m:rPr>
                <m:sty m:val="bi"/>
              </m:rPr>
              <w:rPr>
                <w:rFonts w:ascii="Cambria Math" w:hAnsi="Cambria Math" w:cs="Arial"/>
                <w:sz w:val="20"/>
                <w:szCs w:val="20"/>
              </w:rPr>
              <m:t>i</m:t>
            </m:r>
          </m:sub>
        </m:sSub>
        <m:r>
          <m:rPr>
            <m:sty m:val="bi"/>
          </m:rPr>
          <w:rPr>
            <w:rFonts w:ascii="Cambria Math" w:hAnsi="Cambria Math" w:cs="Arial"/>
            <w:sz w:val="20"/>
            <w:szCs w:val="20"/>
          </w:rPr>
          <m:t>=</m:t>
        </m:r>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x</m:t>
            </m:r>
          </m:e>
          <m:sub>
            <m:r>
              <w:rPr>
                <w:rFonts w:ascii="Cambria Math" w:eastAsia="Times New Roman" w:hAnsi="Cambria Math" w:cs="Arial"/>
                <w:sz w:val="20"/>
                <w:szCs w:val="20"/>
              </w:rPr>
              <m:t>it</m:t>
            </m:r>
          </m:sub>
        </m:sSub>
        <m:sSubSup>
          <m:sSubSupPr>
            <m:ctrlPr>
              <w:rPr>
                <w:rFonts w:ascii="Cambria Math" w:eastAsia="Times New Roman" w:hAnsi="Cambria Math" w:cs="Arial"/>
                <w:sz w:val="20"/>
                <w:szCs w:val="20"/>
              </w:rPr>
            </m:ctrlPr>
          </m:sSubSupPr>
          <m:e>
            <m:r>
              <w:rPr>
                <w:rFonts w:ascii="Cambria Math" w:eastAsia="Times New Roman" w:hAnsi="Cambria Math" w:cs="Arial"/>
                <w:sz w:val="20"/>
                <w:szCs w:val="20"/>
              </w:rPr>
              <m:t>}</m:t>
            </m:r>
          </m:e>
          <m:sub>
            <m:r>
              <w:rPr>
                <w:rFonts w:ascii="Cambria Math" w:eastAsia="Times New Roman" w:hAnsi="Cambria Math" w:cs="Arial"/>
                <w:sz w:val="20"/>
                <w:szCs w:val="20"/>
              </w:rPr>
              <m:t>t=1</m:t>
            </m:r>
          </m:sub>
          <m:sup>
            <m:r>
              <w:rPr>
                <w:rFonts w:ascii="Cambria Math" w:eastAsia="Times New Roman" w:hAnsi="Cambria Math" w:cs="Arial"/>
                <w:sz w:val="20"/>
                <w:szCs w:val="20"/>
              </w:rPr>
              <m:t>T</m:t>
            </m:r>
          </m:sup>
        </m:sSubSup>
      </m:oMath>
      <w:r w:rsidR="006B4943" w:rsidRPr="009274A0">
        <w:rPr>
          <w:rFonts w:ascii="Arial" w:eastAsiaTheme="minorEastAsia" w:hAnsi="Arial" w:cs="Arial"/>
          <w:b/>
          <w:bCs/>
          <w:sz w:val="20"/>
          <w:szCs w:val="20"/>
        </w:rPr>
        <w:t xml:space="preserve"> </w:t>
      </w:r>
      <w:r w:rsidR="000F681E">
        <w:rPr>
          <w:rStyle w:val="Strong"/>
          <w:rFonts w:ascii="Arial" w:hAnsi="Arial" w:cs="Arial"/>
          <w:b w:val="0"/>
          <w:bCs w:val="0"/>
          <w:sz w:val="20"/>
          <w:szCs w:val="20"/>
        </w:rPr>
        <w:t>t</w:t>
      </w:r>
      <w:r w:rsidR="006844E0" w:rsidRPr="006844E0">
        <w:rPr>
          <w:rStyle w:val="Strong"/>
          <w:rFonts w:ascii="Arial" w:hAnsi="Arial" w:cs="Arial"/>
          <w:b w:val="0"/>
          <w:bCs w:val="0"/>
          <w:sz w:val="20"/>
          <w:szCs w:val="20"/>
        </w:rPr>
        <w:t xml:space="preserve">o obtain the RT-scale signal </w:t>
      </w:r>
      <m:oMath>
        <m:sSub>
          <m:sSubPr>
            <m:ctrlPr>
              <w:rPr>
                <w:rFonts w:ascii="Cambria Math" w:hAnsi="Cambria Math" w:cs="Arial"/>
                <w:b/>
                <w:bCs/>
                <w:sz w:val="20"/>
                <w:szCs w:val="20"/>
              </w:rPr>
            </m:ctrlPr>
          </m:sSubPr>
          <m:e>
            <m:r>
              <m:rPr>
                <m:sty m:val="bi"/>
              </m:rPr>
              <w:rPr>
                <w:rFonts w:ascii="Cambria Math" w:hAnsi="Cambria Math" w:cs="Arial"/>
                <w:sz w:val="20"/>
                <w:szCs w:val="20"/>
              </w:rPr>
              <m:t>z</m:t>
            </m:r>
          </m:e>
          <m:sub>
            <m:r>
              <m:rPr>
                <m:sty m:val="bi"/>
              </m:rPr>
              <w:rPr>
                <w:rFonts w:ascii="Cambria Math" w:hAnsi="Cambria Math" w:cs="Arial"/>
                <w:sz w:val="20"/>
                <w:szCs w:val="20"/>
              </w:rPr>
              <m:t>i</m:t>
            </m:r>
          </m:sub>
        </m:sSub>
      </m:oMath>
      <w:r w:rsidR="006844E0" w:rsidRPr="006844E0">
        <w:rPr>
          <w:rStyle w:val="Strong"/>
          <w:rFonts w:ascii="Arial" w:hAnsi="Arial" w:cs="Arial"/>
          <w:b w:val="0"/>
          <w:bCs w:val="0"/>
          <w:sz w:val="20"/>
          <w:szCs w:val="20"/>
        </w:rPr>
        <w:t>, where</w:t>
      </w:r>
      <w:r w:rsidR="006844E0">
        <w:rPr>
          <w:rStyle w:val="Strong"/>
          <w:rFonts w:ascii="Arial" w:hAnsi="Arial" w:cs="Arial"/>
          <w:b w:val="0"/>
          <w:bCs w:val="0"/>
          <w:sz w:val="20"/>
          <w:szCs w:val="20"/>
        </w:rPr>
        <w:t xml:space="preserve"> </w:t>
      </w:r>
      <m:oMath>
        <m:sSub>
          <m:sSubPr>
            <m:ctrlPr>
              <w:rPr>
                <w:rFonts w:ascii="Cambria Math" w:hAnsi="Cambria Math" w:cs="Arial"/>
                <w:b/>
                <w:bCs/>
                <w:sz w:val="20"/>
                <w:szCs w:val="20"/>
              </w:rPr>
            </m:ctrlPr>
          </m:sSubPr>
          <m:e>
            <m:r>
              <m:rPr>
                <m:sty m:val="bi"/>
              </m:rPr>
              <w:rPr>
                <w:rFonts w:ascii="Cambria Math" w:hAnsi="Cambria Math" w:cs="Arial"/>
                <w:sz w:val="20"/>
                <w:szCs w:val="20"/>
              </w:rPr>
              <m:t>z</m:t>
            </m:r>
          </m:e>
          <m:sub>
            <m:r>
              <m:rPr>
                <m:sty m:val="bi"/>
              </m:rPr>
              <w:rPr>
                <w:rFonts w:ascii="Cambria Math" w:hAnsi="Cambria Math" w:cs="Arial"/>
                <w:sz w:val="20"/>
                <w:szCs w:val="20"/>
              </w:rPr>
              <m:t>it</m:t>
            </m:r>
          </m:sub>
        </m:sSub>
        <m:r>
          <m:rPr>
            <m:sty m:val="bi"/>
          </m:rPr>
          <w:rPr>
            <w:rFonts w:ascii="Cambria Math" w:hAnsi="Cambria Math" w:cs="Arial"/>
            <w:sz w:val="20"/>
            <w:szCs w:val="20"/>
          </w:rPr>
          <m:t>=</m:t>
        </m:r>
        <m:func>
          <m:funcPr>
            <m:ctrlPr>
              <w:rPr>
                <w:rStyle w:val="Strong"/>
                <w:rFonts w:ascii="Cambria Math" w:hAnsi="Cambria Math" w:cs="Arial"/>
                <w:b w:val="0"/>
                <w:bCs w:val="0"/>
                <w:i/>
                <w:sz w:val="20"/>
                <w:szCs w:val="20"/>
              </w:rPr>
            </m:ctrlPr>
          </m:funcPr>
          <m:fName>
            <m:r>
              <m:rPr>
                <m:sty m:val="p"/>
              </m:rPr>
              <w:rPr>
                <w:rStyle w:val="Strong"/>
                <w:rFonts w:ascii="Cambria Math" w:hAnsi="Cambria Math" w:cs="Arial"/>
                <w:sz w:val="20"/>
                <w:szCs w:val="20"/>
              </w:rPr>
              <m:t>exp</m:t>
            </m:r>
          </m:fName>
          <m:e>
            <m:d>
              <m:dPr>
                <m:ctrlPr>
                  <w:rPr>
                    <w:rStyle w:val="Strong"/>
                    <w:rFonts w:ascii="Cambria Math" w:hAnsi="Cambria Math" w:cs="Arial"/>
                    <w:b w:val="0"/>
                    <w:bCs w:val="0"/>
                    <w:i/>
                    <w:sz w:val="20"/>
                    <w:szCs w:val="20"/>
                  </w:rPr>
                </m:ctrlPr>
              </m:dPr>
              <m:e>
                <m:sSub>
                  <m:sSubPr>
                    <m:ctrlPr>
                      <w:rPr>
                        <w:rStyle w:val="Strong"/>
                        <w:rFonts w:ascii="Cambria Math" w:hAnsi="Cambria Math" w:cs="Arial"/>
                        <w:b w:val="0"/>
                        <w:bCs w:val="0"/>
                        <w:i/>
                        <w:sz w:val="20"/>
                        <w:szCs w:val="20"/>
                      </w:rPr>
                    </m:ctrlPr>
                  </m:sSubPr>
                  <m:e>
                    <m:r>
                      <m:rPr>
                        <m:sty m:val="bi"/>
                      </m:rPr>
                      <w:rPr>
                        <w:rStyle w:val="Strong"/>
                        <w:rFonts w:ascii="Cambria Math" w:hAnsi="Cambria Math" w:cs="Arial"/>
                        <w:sz w:val="20"/>
                        <w:szCs w:val="20"/>
                      </w:rPr>
                      <m:t>x</m:t>
                    </m:r>
                  </m:e>
                  <m:sub>
                    <m:r>
                      <w:rPr>
                        <w:rStyle w:val="Strong"/>
                        <w:rFonts w:ascii="Cambria Math" w:hAnsi="Cambria Math" w:cs="Arial"/>
                        <w:sz w:val="20"/>
                        <w:szCs w:val="20"/>
                      </w:rPr>
                      <m:t>i</m:t>
                    </m:r>
                  </m:sub>
                </m:sSub>
              </m:e>
            </m:d>
          </m:e>
        </m:func>
      </m:oMath>
      <w:r w:rsidR="00106AFE">
        <w:rPr>
          <w:rStyle w:val="Strong"/>
          <w:rFonts w:ascii="Arial" w:eastAsiaTheme="minorEastAsia" w:hAnsi="Arial" w:cs="Arial"/>
          <w:b w:val="0"/>
          <w:bCs w:val="0"/>
          <w:sz w:val="20"/>
          <w:szCs w:val="20"/>
        </w:rPr>
        <w:t xml:space="preserve">. </w:t>
      </w:r>
      <w:r w:rsidR="00106AFE" w:rsidRPr="00106AFE">
        <w:rPr>
          <w:rStyle w:val="Strong"/>
          <w:rFonts w:ascii="Arial" w:eastAsiaTheme="minorEastAsia" w:hAnsi="Arial" w:cs="Arial"/>
          <w:b w:val="0"/>
          <w:bCs w:val="0"/>
          <w:sz w:val="20"/>
          <w:szCs w:val="20"/>
        </w:rPr>
        <w:lastRenderedPageBreak/>
        <w:t>This quantity specifies how each trial is scaled multiplicatively relative to the participant-specific baseline RT. Alternative parameter settings and preprocessing variants were examined to assess robustness, and results were consistent across choices.</w:t>
      </w:r>
    </w:p>
    <w:p w14:paraId="0708004F" w14:textId="4A0A421A" w:rsidR="00F816F8" w:rsidRPr="009274A0" w:rsidRDefault="00F816F8" w:rsidP="006B4943">
      <w:pPr>
        <w:spacing w:after="120"/>
        <w:jc w:val="both"/>
        <w:rPr>
          <w:rFonts w:ascii="Arial" w:eastAsia="Times New Roman" w:hAnsi="Arial" w:cs="Arial"/>
          <w:sz w:val="20"/>
          <w:szCs w:val="20"/>
        </w:rPr>
      </w:pPr>
      <w:r w:rsidRPr="009274A0">
        <w:rPr>
          <w:rFonts w:ascii="Arial" w:eastAsia="Times New Roman" w:hAnsi="Arial" w:cs="Arial"/>
          <w:sz w:val="20"/>
          <w:szCs w:val="20"/>
        </w:rPr>
        <w:t>Participants with excessive proportions of censored or missing trials were excluded prior to preprocessing to ensure reliable estimation of temporal dynamics.</w:t>
      </w:r>
      <w:r w:rsidR="006B4943" w:rsidRPr="009274A0">
        <w:rPr>
          <w:rFonts w:ascii="Arial" w:eastAsia="Times New Roman" w:hAnsi="Arial" w:cs="Arial"/>
          <w:sz w:val="20"/>
          <w:szCs w:val="20"/>
        </w:rPr>
        <w:t xml:space="preserve"> </w:t>
      </w:r>
    </w:p>
    <w:p w14:paraId="33F3C2F4" w14:textId="1CBE0725" w:rsidR="00CA73AD" w:rsidRPr="009274A0" w:rsidRDefault="00CA73AD" w:rsidP="00CA73AD">
      <w:pPr>
        <w:widowControl w:val="0"/>
        <w:pBdr>
          <w:top w:val="nil"/>
          <w:left w:val="nil"/>
          <w:bottom w:val="nil"/>
          <w:right w:val="nil"/>
          <w:between w:val="nil"/>
        </w:pBdr>
        <w:spacing w:after="0"/>
        <w:contextualSpacing/>
        <w:rPr>
          <w:rFonts w:ascii="Arial" w:hAnsi="Arial" w:cs="Arial"/>
          <w:b/>
          <w:bCs/>
          <w:color w:val="000000"/>
          <w:sz w:val="20"/>
          <w:szCs w:val="20"/>
        </w:rPr>
      </w:pPr>
      <w:r w:rsidRPr="009274A0">
        <w:rPr>
          <w:rFonts w:ascii="Arial" w:hAnsi="Arial" w:cs="Arial"/>
          <w:b/>
          <w:bCs/>
          <w:color w:val="000000"/>
          <w:sz w:val="20"/>
          <w:szCs w:val="20"/>
        </w:rPr>
        <w:t>Group Comparisons Across Trials</w:t>
      </w:r>
    </w:p>
    <w:p w14:paraId="3987B415" w14:textId="1C82E00B" w:rsidR="002A7BB3" w:rsidRPr="002A7BB3" w:rsidRDefault="00CA73AD" w:rsidP="002A7BB3">
      <w:pPr>
        <w:spacing w:after="120"/>
        <w:jc w:val="both"/>
        <w:rPr>
          <w:rFonts w:ascii="Arial" w:eastAsia="Times New Roman" w:hAnsi="Arial" w:cs="Arial"/>
          <w:sz w:val="20"/>
          <w:szCs w:val="20"/>
        </w:rPr>
      </w:pPr>
      <w:r w:rsidRPr="009274A0">
        <w:rPr>
          <w:rFonts w:ascii="Arial" w:hAnsi="Arial" w:cs="Arial"/>
          <w:color w:val="000000"/>
          <w:sz w:val="20"/>
          <w:szCs w:val="20"/>
        </w:rPr>
        <w:t>For visualization and exploratory assessment, trial-wise two-sample t</w:t>
      </w:r>
      <w:r w:rsidR="009C42D2" w:rsidRPr="009274A0">
        <w:rPr>
          <w:rFonts w:ascii="Arial" w:hAnsi="Arial" w:cs="Arial"/>
          <w:color w:val="000000"/>
          <w:sz w:val="20"/>
          <w:szCs w:val="20"/>
        </w:rPr>
        <w:t>-</w:t>
      </w:r>
      <w:r w:rsidRPr="009274A0">
        <w:rPr>
          <w:rFonts w:ascii="Arial" w:hAnsi="Arial" w:cs="Arial"/>
          <w:color w:val="000000"/>
          <w:sz w:val="20"/>
          <w:szCs w:val="20"/>
        </w:rPr>
        <w:t xml:space="preserve">tests were conducted to compare </w:t>
      </w:r>
      <w:bookmarkStart w:id="10" w:name="_Hlk221535709"/>
      <w:r w:rsidRPr="009274A0">
        <w:rPr>
          <w:rFonts w:ascii="Arial" w:hAnsi="Arial" w:cs="Arial"/>
          <w:color w:val="000000"/>
          <w:sz w:val="20"/>
          <w:szCs w:val="20"/>
        </w:rPr>
        <w:t>RT-scale</w:t>
      </w:r>
      <w:bookmarkEnd w:id="10"/>
      <w:r w:rsidRPr="009274A0">
        <w:rPr>
          <w:rFonts w:ascii="Arial" w:hAnsi="Arial" w:cs="Arial"/>
          <w:color w:val="000000"/>
          <w:sz w:val="20"/>
          <w:szCs w:val="20"/>
        </w:rPr>
        <w:t xml:space="preserve"> means and variances between </w:t>
      </w:r>
      <w:r w:rsidR="002A7BB3">
        <w:rPr>
          <w:rFonts w:ascii="Arial" w:hAnsi="Arial" w:cs="Arial"/>
          <w:color w:val="000000"/>
          <w:sz w:val="20"/>
          <w:szCs w:val="20"/>
        </w:rPr>
        <w:t xml:space="preserve">with </w:t>
      </w:r>
      <w:r w:rsidRPr="009274A0">
        <w:rPr>
          <w:rFonts w:ascii="Arial" w:hAnsi="Arial" w:cs="Arial"/>
          <w:color w:val="000000"/>
          <w:sz w:val="20"/>
          <w:szCs w:val="20"/>
        </w:rPr>
        <w:t>active</w:t>
      </w:r>
      <w:r w:rsidR="002A7BB3">
        <w:rPr>
          <w:rFonts w:ascii="Arial" w:hAnsi="Arial" w:cs="Arial"/>
          <w:color w:val="000000"/>
          <w:sz w:val="20"/>
          <w:szCs w:val="20"/>
        </w:rPr>
        <w:t xml:space="preserve"> SI</w:t>
      </w:r>
      <w:r w:rsidRPr="009274A0">
        <w:rPr>
          <w:rFonts w:ascii="Arial" w:hAnsi="Arial" w:cs="Arial"/>
          <w:color w:val="000000"/>
          <w:sz w:val="20"/>
          <w:szCs w:val="20"/>
        </w:rPr>
        <w:t xml:space="preserve"> and </w:t>
      </w:r>
      <w:r w:rsidR="00995C3D">
        <w:rPr>
          <w:rFonts w:ascii="Arial" w:hAnsi="Arial" w:cs="Arial"/>
          <w:sz w:val="20"/>
          <w:szCs w:val="20"/>
        </w:rPr>
        <w:t xml:space="preserve">without </w:t>
      </w:r>
      <w:r w:rsidRPr="009274A0">
        <w:rPr>
          <w:rFonts w:ascii="Arial" w:hAnsi="Arial" w:cs="Arial"/>
          <w:color w:val="000000"/>
          <w:sz w:val="20"/>
          <w:szCs w:val="20"/>
        </w:rPr>
        <w:t>active</w:t>
      </w:r>
      <w:r w:rsidR="00880C1C">
        <w:rPr>
          <w:rFonts w:ascii="Arial" w:hAnsi="Arial" w:cs="Arial"/>
          <w:color w:val="000000"/>
          <w:sz w:val="20"/>
          <w:szCs w:val="20"/>
        </w:rPr>
        <w:t xml:space="preserve"> </w:t>
      </w:r>
      <w:r w:rsidRPr="009274A0">
        <w:rPr>
          <w:rFonts w:ascii="Arial" w:hAnsi="Arial" w:cs="Arial"/>
          <w:color w:val="000000"/>
          <w:sz w:val="20"/>
          <w:szCs w:val="20"/>
        </w:rPr>
        <w:t>SI groups for each of the 20 trials within a block</w:t>
      </w:r>
      <w:r w:rsidR="00F71639" w:rsidRPr="009274A0">
        <w:rPr>
          <w:rFonts w:ascii="Arial" w:hAnsi="Arial" w:cs="Arial"/>
          <w:color w:val="000000"/>
          <w:sz w:val="20"/>
          <w:szCs w:val="20"/>
        </w:rPr>
        <w:t xml:space="preserve">. Because these comparisons constitute repeated tests over temporally ordered data, </w:t>
      </w:r>
      <w:r w:rsidR="00F71639" w:rsidRPr="009274A0">
        <w:rPr>
          <w:rFonts w:ascii="Arial" w:hAnsi="Arial" w:cs="Arial"/>
          <w:i/>
          <w:iCs/>
          <w:color w:val="000000"/>
          <w:sz w:val="20"/>
          <w:szCs w:val="20"/>
        </w:rPr>
        <w:t>P</w:t>
      </w:r>
      <w:r w:rsidR="00F71639" w:rsidRPr="009274A0">
        <w:rPr>
          <w:rFonts w:ascii="Arial" w:hAnsi="Arial" w:cs="Arial"/>
          <w:color w:val="000000"/>
          <w:sz w:val="20"/>
          <w:szCs w:val="20"/>
        </w:rPr>
        <w:t xml:space="preserve">-values were adjusted using both Bonferroni correction (α = 0.05/20 = 0.0025) and the </w:t>
      </w:r>
      <w:proofErr w:type="spellStart"/>
      <w:r w:rsidR="00F71639" w:rsidRPr="009274A0">
        <w:rPr>
          <w:rFonts w:ascii="Arial" w:hAnsi="Arial" w:cs="Arial"/>
          <w:color w:val="000000"/>
          <w:sz w:val="20"/>
          <w:szCs w:val="20"/>
        </w:rPr>
        <w:t>Benjamini</w:t>
      </w:r>
      <w:proofErr w:type="spellEnd"/>
      <w:r w:rsidR="00F71639" w:rsidRPr="009274A0">
        <w:rPr>
          <w:rFonts w:ascii="Arial" w:hAnsi="Arial" w:cs="Arial"/>
          <w:color w:val="000000"/>
          <w:sz w:val="20"/>
          <w:szCs w:val="20"/>
        </w:rPr>
        <w:t>–Hochberg FDR procedure. A trial was considered statistically reliable only if it survived at least one of these corrections.</w:t>
      </w:r>
      <w:r w:rsidR="002A7BB3">
        <w:rPr>
          <w:rFonts w:ascii="Arial" w:hAnsi="Arial" w:cs="Arial"/>
          <w:color w:val="000000"/>
          <w:sz w:val="20"/>
          <w:szCs w:val="20"/>
        </w:rPr>
        <w:t xml:space="preserve"> </w:t>
      </w:r>
      <w:r w:rsidR="002A7BB3" w:rsidRPr="002A7BB3">
        <w:rPr>
          <w:rFonts w:ascii="Arial" w:hAnsi="Arial" w:cs="Arial"/>
          <w:color w:val="000000"/>
          <w:sz w:val="20"/>
          <w:szCs w:val="20"/>
        </w:rPr>
        <w:t xml:space="preserve">Although both adjustments were computed, we </w:t>
      </w:r>
      <w:r w:rsidR="002A7BB3" w:rsidRPr="002A7BB3">
        <w:rPr>
          <w:rFonts w:ascii="Arial" w:eastAsia="Times New Roman" w:hAnsi="Arial" w:cs="Arial"/>
          <w:sz w:val="20"/>
          <w:szCs w:val="20"/>
        </w:rPr>
        <w:t xml:space="preserve">focus on </w:t>
      </w:r>
      <w:proofErr w:type="spellStart"/>
      <w:r w:rsidR="002A7BB3" w:rsidRPr="002A7BB3">
        <w:rPr>
          <w:rFonts w:ascii="Arial" w:eastAsia="Times New Roman" w:hAnsi="Arial" w:cs="Arial"/>
          <w:sz w:val="20"/>
          <w:szCs w:val="20"/>
        </w:rPr>
        <w:t>Benjamini</w:t>
      </w:r>
      <w:proofErr w:type="spellEnd"/>
      <w:r w:rsidR="002A7BB3" w:rsidRPr="002A7BB3">
        <w:rPr>
          <w:rFonts w:ascii="Arial" w:eastAsia="Times New Roman" w:hAnsi="Arial" w:cs="Arial"/>
          <w:sz w:val="20"/>
          <w:szCs w:val="20"/>
        </w:rPr>
        <w:t>–Hochberg FDR results because it better balances error control and statistical power.</w:t>
      </w:r>
    </w:p>
    <w:p w14:paraId="4E864A36" w14:textId="19ED3297" w:rsidR="00CA73AD" w:rsidRPr="002A7BB3" w:rsidRDefault="00CA73AD" w:rsidP="002A7BB3">
      <w:pPr>
        <w:widowControl w:val="0"/>
        <w:pBdr>
          <w:top w:val="nil"/>
          <w:left w:val="nil"/>
          <w:bottom w:val="nil"/>
          <w:right w:val="nil"/>
          <w:between w:val="nil"/>
        </w:pBdr>
        <w:spacing w:after="0"/>
        <w:contextualSpacing/>
        <w:rPr>
          <w:rFonts w:ascii="Arial" w:hAnsi="Arial" w:cs="Arial"/>
          <w:b/>
          <w:bCs/>
          <w:color w:val="000000"/>
          <w:sz w:val="20"/>
          <w:szCs w:val="20"/>
        </w:rPr>
      </w:pPr>
      <w:r w:rsidRPr="002A7BB3">
        <w:rPr>
          <w:rFonts w:ascii="Arial" w:hAnsi="Arial" w:cs="Arial"/>
          <w:b/>
          <w:bCs/>
          <w:color w:val="000000"/>
          <w:sz w:val="20"/>
          <w:szCs w:val="20"/>
        </w:rPr>
        <w:t>Mixed-Effects Modeling</w:t>
      </w:r>
    </w:p>
    <w:p w14:paraId="7C6C0986" w14:textId="780EF1ED" w:rsidR="00F761D2" w:rsidRPr="000F57F2" w:rsidRDefault="00F761D2" w:rsidP="002A7BB3">
      <w:pPr>
        <w:widowControl w:val="0"/>
        <w:pBdr>
          <w:top w:val="nil"/>
          <w:left w:val="nil"/>
          <w:bottom w:val="nil"/>
          <w:right w:val="nil"/>
          <w:between w:val="nil"/>
        </w:pBdr>
        <w:spacing w:after="0"/>
        <w:contextualSpacing/>
        <w:rPr>
          <w:rFonts w:ascii="Arial" w:hAnsi="Arial" w:cs="Arial"/>
          <w:sz w:val="20"/>
          <w:szCs w:val="20"/>
        </w:rPr>
      </w:pPr>
      <w:r w:rsidRPr="002A7BB3">
        <w:rPr>
          <w:rFonts w:ascii="Arial" w:hAnsi="Arial" w:cs="Arial"/>
          <w:color w:val="000000"/>
          <w:sz w:val="20"/>
          <w:szCs w:val="20"/>
        </w:rPr>
        <w:t>To formally</w:t>
      </w:r>
      <w:r w:rsidRPr="009274A0">
        <w:rPr>
          <w:rFonts w:ascii="Arial" w:hAnsi="Arial" w:cs="Arial"/>
          <w:sz w:val="20"/>
          <w:szCs w:val="20"/>
        </w:rPr>
        <w:t xml:space="preserve"> evaluate group differences across the full temporal profile of reaction time dynamics, </w:t>
      </w:r>
      <w:r w:rsidRPr="000F57F2">
        <w:rPr>
          <w:rFonts w:ascii="Arial" w:hAnsi="Arial" w:cs="Arial"/>
          <w:sz w:val="20"/>
          <w:szCs w:val="20"/>
        </w:rPr>
        <w:t>we employed a linear mixed-effects model of the form:</w:t>
      </w:r>
    </w:p>
    <w:p w14:paraId="6763617C" w14:textId="4CF70767" w:rsidR="00F761D2" w:rsidRPr="000F57F2" w:rsidRDefault="00E32626" w:rsidP="00F761D2">
      <w:pPr>
        <w:widowControl w:val="0"/>
        <w:pBdr>
          <w:top w:val="nil"/>
          <w:left w:val="nil"/>
          <w:bottom w:val="nil"/>
          <w:right w:val="nil"/>
          <w:between w:val="nil"/>
        </w:pBdr>
        <w:tabs>
          <w:tab w:val="left" w:pos="8280"/>
        </w:tabs>
        <w:spacing w:after="0"/>
        <w:ind w:left="630"/>
        <w:contextualSpacing/>
        <w:jc w:val="both"/>
        <w:rPr>
          <w:rFonts w:ascii="Arial" w:hAnsi="Arial" w:cs="Arial"/>
          <w:iCs/>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ij</m:t>
            </m:r>
          </m:sub>
        </m:sSub>
        <m:r>
          <w:rPr>
            <w:rFonts w:ascii="Cambria Math" w:hAnsi="Cambria Math" w:cs="Arial"/>
            <w:sz w:val="20"/>
            <w:szCs w:val="20"/>
          </w:rPr>
          <m:t xml:space="preserve"> = β₀ + β₁·Grou</m:t>
        </m:r>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i</m:t>
            </m:r>
          </m:sub>
        </m:sSub>
        <m:r>
          <w:rPr>
            <w:rFonts w:ascii="Cambria Math" w:hAnsi="Cambria Math" w:cs="Arial"/>
            <w:sz w:val="20"/>
            <w:szCs w:val="20"/>
          </w:rPr>
          <m:t xml:space="preserve"> + β₂·Tria</m:t>
        </m:r>
        <m:sSub>
          <m:sSubPr>
            <m:ctrlPr>
              <w:rPr>
                <w:rFonts w:ascii="Cambria Math" w:hAnsi="Cambria Math" w:cs="Arial"/>
                <w:i/>
                <w:sz w:val="20"/>
                <w:szCs w:val="20"/>
              </w:rPr>
            </m:ctrlPr>
          </m:sSubPr>
          <m:e>
            <m:r>
              <w:rPr>
                <w:rFonts w:ascii="Cambria Math" w:hAnsi="Cambria Math" w:cs="Arial"/>
                <w:sz w:val="20"/>
                <w:szCs w:val="20"/>
              </w:rPr>
              <m:t>l</m:t>
            </m:r>
          </m:e>
          <m:sub>
            <m:r>
              <w:rPr>
                <w:rFonts w:ascii="Cambria Math" w:hAnsi="Cambria Math" w:cs="Arial"/>
                <w:sz w:val="20"/>
                <w:szCs w:val="20"/>
              </w:rPr>
              <m:t>j</m:t>
            </m:r>
          </m:sub>
        </m:sSub>
        <m:r>
          <w:rPr>
            <w:rFonts w:ascii="Cambria Math" w:hAnsi="Cambria Math" w:cs="Arial"/>
            <w:sz w:val="20"/>
            <w:szCs w:val="20"/>
          </w:rPr>
          <m:t xml:space="preserve"> + β₃·(Grou</m:t>
        </m:r>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i</m:t>
            </m:r>
          </m:sub>
        </m:sSub>
        <m:r>
          <w:rPr>
            <w:rFonts w:ascii="Cambria Math" w:hAnsi="Cambria Math" w:cs="Arial"/>
            <w:sz w:val="20"/>
            <w:szCs w:val="20"/>
          </w:rPr>
          <m:t xml:space="preserve"> × Tria</m:t>
        </m:r>
        <m:sSub>
          <m:sSubPr>
            <m:ctrlPr>
              <w:rPr>
                <w:rFonts w:ascii="Cambria Math" w:hAnsi="Cambria Math" w:cs="Arial"/>
                <w:i/>
                <w:sz w:val="20"/>
                <w:szCs w:val="20"/>
              </w:rPr>
            </m:ctrlPr>
          </m:sSubPr>
          <m:e>
            <m:r>
              <w:rPr>
                <w:rFonts w:ascii="Cambria Math" w:hAnsi="Cambria Math" w:cs="Arial"/>
                <w:sz w:val="20"/>
                <w:szCs w:val="20"/>
              </w:rPr>
              <m:t>l</m:t>
            </m:r>
          </m:e>
          <m:sub>
            <m:r>
              <w:rPr>
                <w:rFonts w:ascii="Cambria Math" w:hAnsi="Cambria Math" w:cs="Arial"/>
                <w:sz w:val="20"/>
                <w:szCs w:val="20"/>
              </w:rPr>
              <m:t>j</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rPr>
              <m:t>i</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ε</m:t>
            </m:r>
          </m:e>
          <m:sub>
            <m:r>
              <w:rPr>
                <w:rFonts w:ascii="Cambria Math" w:hAnsi="Cambria Math" w:cs="Arial"/>
                <w:sz w:val="20"/>
                <w:szCs w:val="20"/>
              </w:rPr>
              <m:t>ij</m:t>
            </m:r>
          </m:sub>
        </m:sSub>
      </m:oMath>
      <w:r w:rsidR="00F761D2" w:rsidRPr="000F57F2">
        <w:rPr>
          <w:rFonts w:ascii="Arial" w:eastAsiaTheme="minorEastAsia" w:hAnsi="Arial" w:cs="Arial"/>
          <w:i/>
          <w:sz w:val="20"/>
          <w:szCs w:val="20"/>
        </w:rPr>
        <w:t>,</w:t>
      </w:r>
      <w:r w:rsidR="00F761D2" w:rsidRPr="000F57F2">
        <w:rPr>
          <w:rFonts w:ascii="Arial" w:eastAsiaTheme="minorEastAsia" w:hAnsi="Arial" w:cs="Arial"/>
          <w:i/>
          <w:sz w:val="20"/>
          <w:szCs w:val="20"/>
        </w:rPr>
        <w:tab/>
      </w:r>
      <w:r w:rsidR="00F761D2" w:rsidRPr="000F57F2">
        <w:rPr>
          <w:rFonts w:ascii="Arial" w:eastAsiaTheme="minorEastAsia" w:hAnsi="Arial" w:cs="Arial"/>
          <w:iCs/>
          <w:sz w:val="20"/>
          <w:szCs w:val="20"/>
        </w:rPr>
        <w:t>(</w:t>
      </w:r>
      <w:r w:rsidR="00082843" w:rsidRPr="000F57F2">
        <w:rPr>
          <w:rFonts w:ascii="Arial" w:eastAsiaTheme="minorEastAsia" w:hAnsi="Arial" w:cs="Arial"/>
          <w:iCs/>
          <w:sz w:val="20"/>
          <w:szCs w:val="20"/>
        </w:rPr>
        <w:t>7</w:t>
      </w:r>
      <w:r w:rsidR="00F761D2" w:rsidRPr="000F57F2">
        <w:rPr>
          <w:rFonts w:ascii="Arial" w:eastAsiaTheme="minorEastAsia" w:hAnsi="Arial" w:cs="Arial"/>
          <w:iCs/>
          <w:sz w:val="20"/>
          <w:szCs w:val="20"/>
        </w:rPr>
        <w:t>)</w:t>
      </w:r>
    </w:p>
    <w:p w14:paraId="489826A3" w14:textId="6475F3D9" w:rsidR="00F761D2" w:rsidRPr="009274A0" w:rsidRDefault="00F761D2" w:rsidP="00F761D2">
      <w:pPr>
        <w:spacing w:before="100" w:beforeAutospacing="1" w:after="100" w:afterAutospacing="1"/>
        <w:jc w:val="both"/>
        <w:rPr>
          <w:rFonts w:ascii="Arial" w:eastAsia="Times New Roman" w:hAnsi="Arial" w:cs="Arial"/>
          <w:sz w:val="20"/>
          <w:szCs w:val="20"/>
        </w:rPr>
      </w:pPr>
      <w:r w:rsidRPr="000F57F2">
        <w:rPr>
          <w:rFonts w:ascii="Arial" w:eastAsia="Times New Roman" w:hAnsi="Arial" w:cs="Arial"/>
          <w:sz w:val="20"/>
          <w:szCs w:val="20"/>
        </w:rPr>
        <w:t xml:space="preserve">where </w:t>
      </w:r>
      <m:oMath>
        <m:r>
          <w:rPr>
            <w:rFonts w:ascii="Cambria Math" w:eastAsia="Times New Roman" w:hAnsi="Cambria Math" w:cs="Arial"/>
            <w:sz w:val="20"/>
            <w:szCs w:val="20"/>
          </w:rPr>
          <m:t>i</m:t>
        </m:r>
      </m:oMath>
      <w:r w:rsidRPr="000F57F2">
        <w:rPr>
          <w:rFonts w:ascii="Arial" w:eastAsia="Times New Roman" w:hAnsi="Arial" w:cs="Arial"/>
          <w:sz w:val="20"/>
          <w:szCs w:val="20"/>
        </w:rPr>
        <w:t xml:space="preserve"> indexes participants</w:t>
      </w:r>
      <w:r w:rsidRPr="009274A0">
        <w:rPr>
          <w:rFonts w:ascii="Arial" w:eastAsia="Times New Roman" w:hAnsi="Arial" w:cs="Arial"/>
          <w:sz w:val="20"/>
          <w:szCs w:val="20"/>
        </w:rPr>
        <w:t xml:space="preserve"> and </w:t>
      </w:r>
      <m:oMath>
        <m:r>
          <w:rPr>
            <w:rFonts w:ascii="Cambria Math" w:eastAsia="Times New Roman" w:hAnsi="Cambria Math" w:cs="Arial"/>
            <w:sz w:val="20"/>
            <w:szCs w:val="20"/>
          </w:rPr>
          <m:t>j</m:t>
        </m:r>
      </m:oMath>
      <w:r w:rsidRPr="009274A0">
        <w:rPr>
          <w:rFonts w:ascii="Arial" w:eastAsia="Times New Roman" w:hAnsi="Arial" w:cs="Arial"/>
          <w:sz w:val="20"/>
          <w:szCs w:val="20"/>
        </w:rPr>
        <w:t xml:space="preserve"> indexes trial position within a block. The dependent variable, </w:t>
      </w:r>
      <m:oMath>
        <m:sSub>
          <m:sSubPr>
            <m:ctrlPr>
              <w:rPr>
                <w:rFonts w:ascii="Cambria Math" w:eastAsia="Times New Roman" w:hAnsi="Cambria Math" w:cs="Arial"/>
                <w:sz w:val="20"/>
                <w:szCs w:val="20"/>
              </w:rPr>
            </m:ctrlPr>
          </m:sSubPr>
          <m:e>
            <m:r>
              <m:rPr>
                <m:sty m:val="p"/>
              </m:rPr>
              <w:rPr>
                <w:rFonts w:ascii="Cambria Math" w:hAnsi="Cambria Math" w:cs="Arial"/>
                <w:color w:val="000000"/>
                <w:sz w:val="20"/>
                <w:szCs w:val="20"/>
              </w:rPr>
              <m:t>x</m:t>
            </m:r>
          </m:e>
          <m:sub>
            <m:r>
              <w:rPr>
                <w:rFonts w:ascii="Cambria Math" w:eastAsia="Times New Roman" w:hAnsi="Cambria Math" w:cs="Arial"/>
                <w:sz w:val="20"/>
                <w:szCs w:val="20"/>
              </w:rPr>
              <m:t>ij</m:t>
            </m:r>
          </m:sub>
        </m:sSub>
      </m:oMath>
      <w:r w:rsidRPr="009274A0">
        <w:rPr>
          <w:rFonts w:ascii="Arial" w:eastAsia="Times New Roman" w:hAnsi="Arial" w:cs="Arial"/>
          <w:sz w:val="20"/>
          <w:szCs w:val="20"/>
        </w:rPr>
        <w:t xml:space="preserve">, </w:t>
      </w:r>
      <w:r w:rsidR="00B27583">
        <w:rPr>
          <w:rFonts w:ascii="Arial" w:eastAsia="Times New Roman" w:hAnsi="Arial" w:cs="Arial"/>
          <w:sz w:val="20"/>
          <w:szCs w:val="20"/>
        </w:rPr>
        <w:t>is the latent state variable estimated from pre-processing pipeline discussed above for</w:t>
      </w:r>
      <w:r w:rsidRPr="009274A0">
        <w:rPr>
          <w:rFonts w:ascii="Arial" w:eastAsia="Times New Roman" w:hAnsi="Arial" w:cs="Arial"/>
          <w:sz w:val="20"/>
          <w:szCs w:val="20"/>
        </w:rPr>
        <w:t xml:space="preserve"> participant </w:t>
      </w:r>
      <m:oMath>
        <m:r>
          <w:rPr>
            <w:rFonts w:ascii="Cambria Math" w:eastAsia="Times New Roman" w:hAnsi="Cambria Math" w:cs="Arial"/>
            <w:sz w:val="20"/>
            <w:szCs w:val="20"/>
          </w:rPr>
          <m:t>i</m:t>
        </m:r>
      </m:oMath>
      <w:r w:rsidR="009C42D2" w:rsidRPr="009274A0">
        <w:rPr>
          <w:rFonts w:ascii="Arial" w:eastAsia="Times New Roman" w:hAnsi="Arial" w:cs="Arial"/>
          <w:sz w:val="20"/>
          <w:szCs w:val="20"/>
        </w:rPr>
        <w:t xml:space="preserve"> </w:t>
      </w:r>
      <w:r w:rsidRPr="009274A0">
        <w:rPr>
          <w:rFonts w:ascii="Arial" w:eastAsia="Times New Roman" w:hAnsi="Arial" w:cs="Arial"/>
          <w:sz w:val="20"/>
          <w:szCs w:val="20"/>
        </w:rPr>
        <w:t xml:space="preserve">at trial </w:t>
      </w:r>
      <m:oMath>
        <m:r>
          <w:rPr>
            <w:rFonts w:ascii="Cambria Math" w:eastAsia="Times New Roman" w:hAnsi="Cambria Math" w:cs="Arial"/>
            <w:sz w:val="20"/>
            <w:szCs w:val="20"/>
          </w:rPr>
          <m:t>j</m:t>
        </m:r>
      </m:oMath>
      <w:r w:rsidRPr="009274A0">
        <w:rPr>
          <w:rFonts w:ascii="Arial" w:eastAsia="Times New Roman" w:hAnsi="Arial" w:cs="Arial"/>
          <w:sz w:val="20"/>
          <w:szCs w:val="20"/>
        </w:rPr>
        <w:t xml:space="preserve">. </w:t>
      </w:r>
      <w:r w:rsidR="00063D92" w:rsidRPr="00063D92">
        <w:rPr>
          <w:rFonts w:ascii="Arial" w:eastAsia="Times New Roman" w:hAnsi="Arial" w:cs="Arial"/>
          <w:sz w:val="20"/>
          <w:szCs w:val="20"/>
        </w:rPr>
        <w:t>This quantity represents the logarith</w:t>
      </w:r>
      <w:r w:rsidR="00364CCF">
        <w:rPr>
          <w:rFonts w:ascii="Arial" w:eastAsia="Times New Roman" w:hAnsi="Arial" w:cs="Arial"/>
          <w:sz w:val="20"/>
          <w:szCs w:val="20"/>
        </w:rPr>
        <w:t>m</w:t>
      </w:r>
      <w:r w:rsidR="00063D92" w:rsidRPr="00063D92">
        <w:rPr>
          <w:rFonts w:ascii="Arial" w:eastAsia="Times New Roman" w:hAnsi="Arial" w:cs="Arial"/>
          <w:sz w:val="20"/>
          <w:szCs w:val="20"/>
        </w:rPr>
        <w:t xml:space="preserve"> of RT</w:t>
      </w:r>
      <w:r w:rsidR="00364CCF">
        <w:rPr>
          <w:rFonts w:ascii="Arial" w:eastAsia="Times New Roman" w:hAnsi="Arial" w:cs="Arial"/>
          <w:sz w:val="20"/>
          <w:szCs w:val="20"/>
        </w:rPr>
        <w:t xml:space="preserve"> changes</w:t>
      </w:r>
      <w:r w:rsidR="00063D92" w:rsidRPr="00063D92">
        <w:rPr>
          <w:rFonts w:ascii="Arial" w:eastAsia="Times New Roman" w:hAnsi="Arial" w:cs="Arial"/>
          <w:sz w:val="20"/>
          <w:szCs w:val="20"/>
        </w:rPr>
        <w:t xml:space="preserve"> relative to the participant-specific baseline</w:t>
      </w:r>
      <w:r w:rsidR="00B27583">
        <w:rPr>
          <w:rFonts w:ascii="Arial" w:eastAsia="Times New Roman" w:hAnsi="Arial" w:cs="Arial"/>
          <w:sz w:val="20"/>
          <w:szCs w:val="20"/>
        </w:rPr>
        <w:t xml:space="preserve">. </w:t>
      </w:r>
      <w:r w:rsidRPr="009274A0">
        <w:rPr>
          <w:rFonts w:ascii="Arial" w:eastAsia="Times New Roman" w:hAnsi="Arial" w:cs="Arial"/>
          <w:sz w:val="20"/>
          <w:szCs w:val="20"/>
        </w:rPr>
        <w:t xml:space="preserve">Fixed effects include Group (active vs. </w:t>
      </w:r>
      <w:r w:rsidR="00D61139">
        <w:rPr>
          <w:rFonts w:ascii="Arial" w:hAnsi="Arial" w:cs="Arial"/>
          <w:sz w:val="20"/>
          <w:szCs w:val="20"/>
        </w:rPr>
        <w:t xml:space="preserve">without </w:t>
      </w:r>
      <w:r w:rsidRPr="009274A0">
        <w:rPr>
          <w:rFonts w:ascii="Arial" w:eastAsia="Times New Roman" w:hAnsi="Arial" w:cs="Arial"/>
          <w:sz w:val="20"/>
          <w:szCs w:val="20"/>
        </w:rPr>
        <w:t xml:space="preserve">active SI), Trial (trial index), and their interaction. The term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u</m:t>
            </m:r>
          </m:e>
          <m:sub>
            <m:r>
              <w:rPr>
                <w:rFonts w:ascii="Cambria Math" w:eastAsia="Times New Roman" w:hAnsi="Cambria Math" w:cs="Arial"/>
                <w:sz w:val="20"/>
                <w:szCs w:val="20"/>
              </w:rPr>
              <m:t>i</m:t>
            </m:r>
          </m:sub>
        </m:sSub>
      </m:oMath>
      <w:r w:rsidRPr="009274A0">
        <w:rPr>
          <w:rFonts w:ascii="Arial" w:eastAsia="Times New Roman" w:hAnsi="Arial" w:cs="Arial"/>
          <w:sz w:val="20"/>
          <w:szCs w:val="20"/>
        </w:rPr>
        <w:t xml:space="preserve"> represents participant-level random intercepts, assumed to be normally distributed with mean zero, and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ϵ</m:t>
            </m:r>
          </m:e>
          <m:sub>
            <m:r>
              <w:rPr>
                <w:rFonts w:ascii="Cambria Math" w:eastAsia="Times New Roman" w:hAnsi="Cambria Math" w:cs="Arial"/>
                <w:sz w:val="20"/>
                <w:szCs w:val="20"/>
              </w:rPr>
              <m:t>ij</m:t>
            </m:r>
          </m:sub>
        </m:sSub>
      </m:oMath>
      <w:r w:rsidRPr="009274A0">
        <w:rPr>
          <w:rFonts w:ascii="Arial" w:eastAsia="Times New Roman" w:hAnsi="Arial" w:cs="Arial"/>
          <w:sz w:val="20"/>
          <w:szCs w:val="20"/>
        </w:rPr>
        <w:t>denotes residual error.</w:t>
      </w:r>
      <w:r w:rsidR="004C374D">
        <w:rPr>
          <w:rFonts w:ascii="Arial" w:eastAsia="Times New Roman" w:hAnsi="Arial" w:cs="Arial"/>
          <w:sz w:val="20"/>
          <w:szCs w:val="20"/>
        </w:rPr>
        <w:t xml:space="preserve"> </w:t>
      </w:r>
      <w:r w:rsidR="004C374D" w:rsidRPr="004C374D">
        <w:rPr>
          <w:rFonts w:ascii="Arial" w:eastAsia="Times New Roman" w:hAnsi="Arial" w:cs="Arial"/>
          <w:sz w:val="20"/>
          <w:szCs w:val="20"/>
        </w:rPr>
        <w:t>To allow block-specific effects while avoiding higher-order interactions across block types, we fit the model separately for the “Death + Me” and “Life + Me” blocks.</w:t>
      </w:r>
    </w:p>
    <w:p w14:paraId="100F2192" w14:textId="64224E5E" w:rsidR="00F761D2" w:rsidRPr="009274A0" w:rsidRDefault="00F761D2" w:rsidP="00F761D2">
      <w:pPr>
        <w:spacing w:before="100" w:beforeAutospacing="1" w:after="100" w:afterAutospacing="1"/>
        <w:jc w:val="both"/>
        <w:rPr>
          <w:rFonts w:ascii="Arial" w:eastAsia="Times New Roman" w:hAnsi="Arial" w:cs="Arial"/>
          <w:sz w:val="20"/>
          <w:szCs w:val="20"/>
        </w:rPr>
      </w:pPr>
      <w:r w:rsidRPr="009274A0">
        <w:rPr>
          <w:rFonts w:ascii="Arial" w:eastAsia="Times New Roman" w:hAnsi="Arial" w:cs="Arial"/>
          <w:sz w:val="20"/>
          <w:szCs w:val="20"/>
        </w:rPr>
        <w:t>Significance of fixed effects was assessed using likelihood-ratio tests comparing nested models</w:t>
      </w:r>
      <w:r w:rsidR="00EA1CE3" w:rsidRPr="009274A0">
        <w:rPr>
          <w:rFonts w:ascii="Arial" w:hAnsi="Arial" w:cs="Arial"/>
          <w:color w:val="000000"/>
          <w:sz w:val="20"/>
          <w:szCs w:val="20"/>
          <w:vertAlign w:val="superscript"/>
        </w:rPr>
        <w:t xml:space="preserve"> </w:t>
      </w:r>
      <w:sdt>
        <w:sdtPr>
          <w:rPr>
            <w:rFonts w:ascii="Arial" w:hAnsi="Arial" w:cs="Arial"/>
            <w:color w:val="000000"/>
            <w:sz w:val="20"/>
            <w:szCs w:val="20"/>
            <w:vertAlign w:val="superscript"/>
          </w:rPr>
          <w:tag w:val="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
          <w:id w:val="1796865121"/>
          <w:placeholder>
            <w:docPart w:val="5EFE562168064D76BA10A9865BF1B92C"/>
          </w:placeholder>
        </w:sdtPr>
        <w:sdtEndPr/>
        <w:sdtContent>
          <w:r w:rsidR="004D3B4E">
            <w:rPr>
              <w:rFonts w:ascii="Arial" w:hAnsi="Arial" w:cs="Arial"/>
              <w:color w:val="000000"/>
              <w:sz w:val="20"/>
              <w:szCs w:val="20"/>
              <w:vertAlign w:val="superscript"/>
            </w:rPr>
            <w:t>21</w:t>
          </w:r>
        </w:sdtContent>
      </w:sdt>
      <w:r w:rsidRPr="009274A0">
        <w:rPr>
          <w:rFonts w:ascii="Arial" w:eastAsia="Times New Roman" w:hAnsi="Arial" w:cs="Arial"/>
          <w:sz w:val="20"/>
          <w:szCs w:val="20"/>
        </w:rPr>
        <w:t xml:space="preserve">. </w:t>
      </w:r>
      <w:r w:rsidR="009A1EEE" w:rsidRPr="009A1EEE">
        <w:rPr>
          <w:rFonts w:ascii="Arial" w:eastAsia="Times New Roman" w:hAnsi="Arial" w:cs="Arial"/>
          <w:sz w:val="20"/>
          <w:szCs w:val="20"/>
        </w:rPr>
        <w:t>Planned contrasts were conducted at trials 4, 5, and 6 to probe early post-switch dynamics, focusing on the initial adaptation period following the block transition; trial 1 was excluded because it primarily reflects the immediate switch cost.</w:t>
      </w:r>
      <w:r w:rsidR="009A1EEE">
        <w:rPr>
          <w:rFonts w:ascii="Arial" w:eastAsia="Times New Roman" w:hAnsi="Arial" w:cs="Arial"/>
          <w:sz w:val="20"/>
          <w:szCs w:val="20"/>
        </w:rPr>
        <w:t xml:space="preserve"> </w:t>
      </w:r>
      <w:r w:rsidR="00C94C8F" w:rsidRPr="00C94C8F">
        <w:rPr>
          <w:rFonts w:ascii="Arial" w:eastAsia="Times New Roman" w:hAnsi="Arial" w:cs="Arial"/>
          <w:sz w:val="20"/>
          <w:szCs w:val="20"/>
        </w:rPr>
        <w:t xml:space="preserve">To account for multiple comparisons within this predefined subset, P-values were adjusted using the </w:t>
      </w:r>
      <w:proofErr w:type="spellStart"/>
      <w:r w:rsidR="00C94C8F" w:rsidRPr="00C94C8F">
        <w:rPr>
          <w:rFonts w:ascii="Arial" w:eastAsia="Times New Roman" w:hAnsi="Arial" w:cs="Arial"/>
          <w:sz w:val="20"/>
          <w:szCs w:val="20"/>
        </w:rPr>
        <w:t>Benjamini</w:t>
      </w:r>
      <w:proofErr w:type="spellEnd"/>
      <w:r w:rsidR="00C94C8F" w:rsidRPr="00C94C8F">
        <w:rPr>
          <w:rFonts w:ascii="Arial" w:eastAsia="Times New Roman" w:hAnsi="Arial" w:cs="Arial"/>
          <w:sz w:val="20"/>
          <w:szCs w:val="20"/>
        </w:rPr>
        <w:t>–Hochberg FDR procedure</w:t>
      </w:r>
      <w:r w:rsidR="00C432B2" w:rsidRPr="00C432B2">
        <w:rPr>
          <w:rFonts w:ascii="Arial" w:eastAsia="Times New Roman" w:hAnsi="Arial" w:cs="Arial"/>
          <w:sz w:val="20"/>
          <w:szCs w:val="20"/>
          <w:vertAlign w:val="superscript"/>
        </w:rPr>
        <w:t>25</w:t>
      </w:r>
      <w:r w:rsidR="00C94C8F" w:rsidRPr="00C94C8F">
        <w:rPr>
          <w:rFonts w:ascii="Arial" w:eastAsia="Times New Roman" w:hAnsi="Arial" w:cs="Arial"/>
          <w:sz w:val="20"/>
          <w:szCs w:val="20"/>
        </w:rPr>
        <w:t>.</w:t>
      </w:r>
    </w:p>
    <w:p w14:paraId="6945869C" w14:textId="5C375C4E" w:rsidR="001D4E64" w:rsidRPr="001D4E64" w:rsidRDefault="00B72DD8" w:rsidP="001D4E64">
      <w:pPr>
        <w:widowControl w:val="0"/>
        <w:pBdr>
          <w:top w:val="nil"/>
          <w:left w:val="nil"/>
          <w:bottom w:val="nil"/>
          <w:right w:val="nil"/>
          <w:between w:val="nil"/>
        </w:pBdr>
        <w:spacing w:after="0"/>
        <w:contextualSpacing/>
        <w:rPr>
          <w:rFonts w:ascii="Arial" w:hAnsi="Arial" w:cs="Arial"/>
          <w:b/>
          <w:bCs/>
          <w:color w:val="000000"/>
          <w:sz w:val="20"/>
          <w:szCs w:val="20"/>
        </w:rPr>
      </w:pPr>
      <w:r w:rsidRPr="001D4E64">
        <w:rPr>
          <w:rFonts w:ascii="Arial" w:hAnsi="Arial" w:cs="Arial"/>
          <w:b/>
          <w:bCs/>
          <w:color w:val="000000"/>
          <w:sz w:val="20"/>
          <w:szCs w:val="20"/>
        </w:rPr>
        <w:t>Uncentered Covariance Matrix Calculation and PCA in Trial</w:t>
      </w:r>
    </w:p>
    <w:p w14:paraId="4449F120" w14:textId="54A96B90" w:rsidR="00DE7673" w:rsidRPr="003E38A0" w:rsidRDefault="002B47F1" w:rsidP="00DE7673">
      <w:pPr>
        <w:widowControl w:val="0"/>
        <w:pBdr>
          <w:top w:val="nil"/>
          <w:left w:val="nil"/>
          <w:bottom w:val="nil"/>
          <w:right w:val="nil"/>
          <w:between w:val="nil"/>
        </w:pBdr>
        <w:spacing w:after="0"/>
        <w:contextualSpacing/>
        <w:jc w:val="both"/>
        <w:rPr>
          <w:rFonts w:ascii="Arial" w:eastAsia="Times New Roman" w:hAnsi="Arial" w:cs="Arial"/>
          <w:sz w:val="20"/>
          <w:szCs w:val="20"/>
        </w:rPr>
      </w:pPr>
      <w:r w:rsidRPr="001D4E64">
        <w:rPr>
          <w:rFonts w:ascii="Arial" w:hAnsi="Arial" w:cs="Arial"/>
          <w:color w:val="000000"/>
          <w:sz w:val="20"/>
          <w:szCs w:val="20"/>
        </w:rPr>
        <w:t>Given</w:t>
      </w:r>
      <w:r w:rsidRPr="001E13C4">
        <w:rPr>
          <w:rFonts w:ascii="Arial" w:eastAsia="Times New Roman" w:hAnsi="Arial" w:cs="Arial"/>
          <w:sz w:val="20"/>
          <w:szCs w:val="20"/>
        </w:rPr>
        <w:t xml:space="preserve"> our preliminary analysis, we </w:t>
      </w:r>
      <w:r>
        <w:rPr>
          <w:rFonts w:ascii="Arial" w:eastAsia="Times New Roman" w:hAnsi="Arial" w:cs="Arial"/>
          <w:sz w:val="20"/>
          <w:szCs w:val="20"/>
        </w:rPr>
        <w:t>applied</w:t>
      </w:r>
      <w:r w:rsidRPr="001E13C4">
        <w:rPr>
          <w:rFonts w:ascii="Arial" w:eastAsia="Times New Roman" w:hAnsi="Arial" w:cs="Arial"/>
          <w:sz w:val="20"/>
          <w:szCs w:val="20"/>
        </w:rPr>
        <w:t xml:space="preserve"> uncentered PCA</w:t>
      </w:r>
      <w:r w:rsidRPr="001E13C4">
        <w:rPr>
          <w:rFonts w:ascii="Arial" w:eastAsia="Times New Roman" w:hAnsi="Arial" w:cs="Arial"/>
          <w:b/>
          <w:bCs/>
          <w:sz w:val="20"/>
          <w:szCs w:val="20"/>
        </w:rPr>
        <w:t xml:space="preserve"> </w:t>
      </w:r>
      <w:r w:rsidRPr="001E13C4">
        <w:rPr>
          <w:rFonts w:ascii="Arial" w:eastAsia="Times New Roman" w:hAnsi="Arial" w:cs="Arial"/>
          <w:sz w:val="20"/>
          <w:szCs w:val="20"/>
        </w:rPr>
        <w:t xml:space="preserve">to infer the latent representation </w:t>
      </w:r>
      <w:r>
        <w:rPr>
          <w:rFonts w:ascii="Arial" w:eastAsia="Times New Roman" w:hAnsi="Arial" w:cs="Arial"/>
          <w:sz w:val="20"/>
          <w:szCs w:val="20"/>
        </w:rPr>
        <w:t>embedded</w:t>
      </w:r>
      <w:r w:rsidRPr="001E13C4">
        <w:rPr>
          <w:rFonts w:ascii="Arial" w:eastAsia="Times New Roman" w:hAnsi="Arial" w:cs="Arial"/>
          <w:sz w:val="20"/>
          <w:szCs w:val="20"/>
        </w:rPr>
        <w:t xml:space="preserve"> in RT time series. Within the uncentered PCA</w:t>
      </w:r>
      <w:r w:rsidRPr="001E13C4">
        <w:rPr>
          <w:rFonts w:ascii="Arial" w:eastAsia="Times New Roman" w:hAnsi="Arial" w:cs="Arial"/>
          <w:b/>
          <w:bCs/>
          <w:sz w:val="20"/>
          <w:szCs w:val="20"/>
        </w:rPr>
        <w:t>,</w:t>
      </w:r>
      <w:r w:rsidRPr="001E13C4">
        <w:rPr>
          <w:rFonts w:ascii="Arial" w:eastAsia="Times New Roman" w:hAnsi="Arial" w:cs="Arial"/>
          <w:sz w:val="20"/>
          <w:szCs w:val="20"/>
        </w:rPr>
        <w:t xml:space="preserve"> </w:t>
      </w:r>
      <w:r>
        <w:rPr>
          <w:rFonts w:ascii="Arial" w:eastAsia="Times New Roman" w:hAnsi="Arial" w:cs="Arial"/>
          <w:sz w:val="20"/>
          <w:szCs w:val="20"/>
        </w:rPr>
        <w:t>principal components (PCs)</w:t>
      </w:r>
      <w:r w:rsidRPr="001E13C4">
        <w:rPr>
          <w:rFonts w:ascii="Arial" w:eastAsia="Times New Roman" w:hAnsi="Arial" w:cs="Arial"/>
          <w:sz w:val="20"/>
          <w:szCs w:val="20"/>
        </w:rPr>
        <w:t xml:space="preserve"> </w:t>
      </w:r>
      <w:r>
        <w:rPr>
          <w:rFonts w:ascii="Arial" w:eastAsia="Times New Roman" w:hAnsi="Arial" w:cs="Arial"/>
          <w:sz w:val="20"/>
          <w:szCs w:val="20"/>
        </w:rPr>
        <w:t>are aligned in directions that reflect maximal variance due to both the</w:t>
      </w:r>
      <w:r w:rsidRPr="001E13C4">
        <w:rPr>
          <w:rFonts w:ascii="Arial" w:eastAsia="Times New Roman" w:hAnsi="Arial" w:cs="Arial"/>
          <w:sz w:val="20"/>
          <w:szCs w:val="20"/>
        </w:rPr>
        <w:t xml:space="preserve"> mean and </w:t>
      </w:r>
      <w:r>
        <w:rPr>
          <w:rFonts w:ascii="Arial" w:eastAsia="Times New Roman" w:hAnsi="Arial" w:cs="Arial"/>
          <w:sz w:val="20"/>
          <w:szCs w:val="20"/>
        </w:rPr>
        <w:t xml:space="preserve">the </w:t>
      </w:r>
      <w:r w:rsidRPr="001E13C4">
        <w:rPr>
          <w:rFonts w:ascii="Arial" w:eastAsia="Times New Roman" w:hAnsi="Arial" w:cs="Arial"/>
          <w:sz w:val="20"/>
          <w:szCs w:val="20"/>
        </w:rPr>
        <w:t xml:space="preserve">covariance of RTs. Each </w:t>
      </w:r>
      <w:r>
        <w:rPr>
          <w:rFonts w:ascii="Arial" w:eastAsia="Times New Roman" w:hAnsi="Arial" w:cs="Arial"/>
          <w:sz w:val="20"/>
          <w:szCs w:val="20"/>
        </w:rPr>
        <w:t>participant</w:t>
      </w:r>
      <w:r w:rsidRPr="001E13C4">
        <w:rPr>
          <w:rFonts w:ascii="Arial" w:eastAsia="Times New Roman" w:hAnsi="Arial" w:cs="Arial"/>
          <w:sz w:val="20"/>
          <w:szCs w:val="20"/>
        </w:rPr>
        <w:t xml:space="preserve">’s RT-scale time series across “Death + Me” blocks define elements of matrix </w:t>
      </w:r>
      <m:oMath>
        <m:r>
          <m:rPr>
            <m:sty m:val="b"/>
          </m:rPr>
          <w:rPr>
            <w:rFonts w:ascii="Cambria Math" w:eastAsia="Times New Roman" w:hAnsi="Cambria Math" w:cs="Arial"/>
            <w:sz w:val="20"/>
            <w:szCs w:val="20"/>
          </w:rPr>
          <m:t>Z</m:t>
        </m:r>
        <m:r>
          <m:rPr>
            <m:sty m:val="p"/>
          </m:rPr>
          <w:rPr>
            <w:rFonts w:ascii="Cambria Math" w:eastAsia="Times New Roman" w:hAnsi="Cambria Math" w:cs="Arial"/>
            <w:sz w:val="20"/>
            <w:szCs w:val="20"/>
          </w:rPr>
          <m:t>∈</m:t>
        </m:r>
        <m:sSup>
          <m:sSupPr>
            <m:ctrlPr>
              <w:rPr>
                <w:rFonts w:ascii="Cambria Math" w:eastAsia="Times New Roman" w:hAnsi="Cambria Math" w:cs="Arial"/>
                <w:sz w:val="20"/>
                <w:szCs w:val="20"/>
              </w:rPr>
            </m:ctrlPr>
          </m:sSupPr>
          <m:e>
            <m:r>
              <m:rPr>
                <m:scr m:val="double-struck"/>
                <m:sty m:val="p"/>
              </m:rPr>
              <w:rPr>
                <w:rFonts w:ascii="Cambria Math" w:eastAsia="Times New Roman" w:hAnsi="Cambria Math" w:cs="Arial"/>
                <w:sz w:val="20"/>
                <w:szCs w:val="20"/>
              </w:rPr>
              <m:t>R</m:t>
            </m:r>
          </m:e>
          <m:sup>
            <m:r>
              <m:rPr>
                <m:sty m:val="p"/>
              </m:rPr>
              <w:rPr>
                <w:rFonts w:ascii="Cambria Math" w:eastAsia="Times New Roman" w:hAnsi="Cambria Math" w:cs="Arial"/>
                <w:sz w:val="20"/>
                <w:szCs w:val="20"/>
              </w:rPr>
              <m:t>9×20</m:t>
            </m:r>
          </m:sup>
        </m:sSup>
      </m:oMath>
      <w:r w:rsidRPr="001E13C4">
        <w:rPr>
          <w:rFonts w:ascii="Arial" w:eastAsia="Times New Roman" w:hAnsi="Arial" w:cs="Arial"/>
          <w:sz w:val="20"/>
          <w:szCs w:val="20"/>
        </w:rPr>
        <w:t xml:space="preserve">; thus, </w:t>
      </w:r>
      <w:r>
        <w:rPr>
          <w:rFonts w:ascii="Arial" w:eastAsia="Times New Roman" w:hAnsi="Arial" w:cs="Arial"/>
          <w:sz w:val="20"/>
          <w:szCs w:val="20"/>
        </w:rPr>
        <w:t>this matrix</w:t>
      </w:r>
      <w:r w:rsidRPr="001E13C4">
        <w:rPr>
          <w:rFonts w:ascii="Arial" w:eastAsia="Times New Roman" w:hAnsi="Arial" w:cs="Arial"/>
          <w:sz w:val="20"/>
          <w:szCs w:val="20"/>
        </w:rPr>
        <w:t xml:space="preserve"> presents 9 realizations of 20-dimensional </w:t>
      </w:r>
      <w:r>
        <w:rPr>
          <w:rFonts w:ascii="Arial" w:eastAsia="Times New Roman" w:hAnsi="Arial" w:cs="Arial"/>
          <w:sz w:val="20"/>
          <w:szCs w:val="20"/>
        </w:rPr>
        <w:t>RT time series</w:t>
      </w:r>
      <w:r w:rsidRPr="001E13C4">
        <w:rPr>
          <w:rFonts w:ascii="Arial" w:eastAsia="Times New Roman" w:hAnsi="Arial" w:cs="Arial"/>
          <w:sz w:val="20"/>
          <w:szCs w:val="20"/>
        </w:rPr>
        <w:t xml:space="preserve">. The first PC (PC1), </w:t>
      </w:r>
      <m:oMath>
        <m:acc>
          <m:accPr>
            <m:chr m:val="̅"/>
            <m:ctrlPr>
              <w:rPr>
                <w:rFonts w:ascii="Cambria Math" w:eastAsia="Times New Roman" w:hAnsi="Cambria Math" w:cs="Arial"/>
                <w:b/>
                <w:bCs/>
                <w:sz w:val="20"/>
                <w:szCs w:val="20"/>
              </w:rPr>
            </m:ctrlPr>
          </m:accPr>
          <m:e>
            <m:r>
              <m:rPr>
                <m:sty m:val="b"/>
              </m:rPr>
              <w:rPr>
                <w:rFonts w:ascii="Cambria Math" w:eastAsia="Times New Roman" w:hAnsi="Cambria Math" w:cs="Arial"/>
                <w:sz w:val="20"/>
                <w:szCs w:val="20"/>
              </w:rPr>
              <m:t>v</m:t>
            </m:r>
          </m:e>
        </m:acc>
      </m:oMath>
      <w:r w:rsidRPr="001E13C4">
        <w:rPr>
          <w:rFonts w:ascii="Arial" w:eastAsia="Times New Roman" w:hAnsi="Arial" w:cs="Arial"/>
          <w:sz w:val="20"/>
          <w:szCs w:val="20"/>
        </w:rPr>
        <w:t>, is obtained by the following optimization</w:t>
      </w:r>
      <w:r w:rsidR="00DE7673" w:rsidRPr="001E13C4">
        <w:rPr>
          <w:rFonts w:ascii="Arial" w:eastAsia="Times New Roman" w:hAnsi="Arial" w:cs="Arial"/>
          <w:sz w:val="20"/>
          <w:szCs w:val="20"/>
        </w:rPr>
        <w:t>:</w:t>
      </w:r>
    </w:p>
    <w:p w14:paraId="76F49D97" w14:textId="068ABE21" w:rsidR="004709D9" w:rsidRPr="004709D9" w:rsidRDefault="00E32626" w:rsidP="00DE7673">
      <w:pPr>
        <w:tabs>
          <w:tab w:val="left" w:pos="8280"/>
        </w:tabs>
        <w:ind w:left="2610"/>
        <w:jc w:val="center"/>
        <w:rPr>
          <w:rFonts w:ascii="Arial" w:eastAsia="Times New Roman" w:hAnsi="Arial" w:cs="Arial"/>
          <w:sz w:val="20"/>
          <w:szCs w:val="20"/>
        </w:rPr>
      </w:pPr>
      <m:oMath>
        <m:func>
          <m:funcPr>
            <m:ctrlPr>
              <w:rPr>
                <w:rFonts w:ascii="Cambria Math" w:eastAsia="Times New Roman" w:hAnsi="Cambria Math" w:cs="Arial"/>
                <w:sz w:val="20"/>
                <w:szCs w:val="20"/>
              </w:rPr>
            </m:ctrlPr>
          </m:funcPr>
          <m:fName>
            <m:limLow>
              <m:limLowPr>
                <m:ctrlPr>
                  <w:rPr>
                    <w:rFonts w:ascii="Cambria Math" w:eastAsia="Times New Roman" w:hAnsi="Cambria Math" w:cs="Arial"/>
                    <w:sz w:val="20"/>
                    <w:szCs w:val="20"/>
                  </w:rPr>
                </m:ctrlPr>
              </m:limLowPr>
              <m:e>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v</m:t>
                    </m:r>
                  </m:e>
                </m:acc>
                <m:r>
                  <m:rPr>
                    <m:sty m:val="p"/>
                  </m:rPr>
                  <w:rPr>
                    <w:rFonts w:ascii="Cambria Math" w:eastAsia="Times New Roman" w:hAnsi="Cambria Math" w:cs="Arial"/>
                    <w:sz w:val="20"/>
                    <w:szCs w:val="20"/>
                  </w:rPr>
                  <m:t>=argmax</m:t>
                </m:r>
              </m:e>
              <m:lim>
                <m:d>
                  <m:dPr>
                    <m:begChr m:val="‖"/>
                    <m:endChr m:val="‖"/>
                    <m:ctrlPr>
                      <w:rPr>
                        <w:rFonts w:ascii="Cambria Math" w:eastAsia="Times New Roman" w:hAnsi="Cambria Math" w:cs="Arial"/>
                        <w:sz w:val="20"/>
                        <w:szCs w:val="20"/>
                      </w:rPr>
                    </m:ctrlPr>
                  </m:dPr>
                  <m:e>
                    <m:r>
                      <m:rPr>
                        <m:sty m:val="b"/>
                      </m:rPr>
                      <w:rPr>
                        <w:rFonts w:ascii="Cambria Math" w:eastAsia="Times New Roman" w:hAnsi="Cambria Math" w:cs="Arial"/>
                        <w:sz w:val="20"/>
                        <w:szCs w:val="20"/>
                      </w:rPr>
                      <m:t>v</m:t>
                    </m:r>
                  </m:e>
                </m:d>
                <m:r>
                  <m:rPr>
                    <m:sty m:val="p"/>
                  </m:rPr>
                  <w:rPr>
                    <w:rFonts w:ascii="Cambria Math" w:eastAsia="Times New Roman" w:hAnsi="Cambria Math" w:cs="Arial"/>
                    <w:sz w:val="20"/>
                    <w:szCs w:val="20"/>
                  </w:rPr>
                  <m:t>=1</m:t>
                </m:r>
              </m:lim>
            </m:limLow>
          </m:fName>
          <m:e>
            <m:sSup>
              <m:sSupPr>
                <m:ctrlPr>
                  <w:rPr>
                    <w:rFonts w:ascii="Cambria Math" w:eastAsia="Times New Roman" w:hAnsi="Cambria Math" w:cs="Arial"/>
                    <w:sz w:val="20"/>
                    <w:szCs w:val="20"/>
                  </w:rPr>
                </m:ctrlPr>
              </m:sSupPr>
              <m:e>
                <m:r>
                  <m:rPr>
                    <m:sty m:val="b"/>
                  </m:rPr>
                  <w:rPr>
                    <w:rFonts w:ascii="Cambria Math" w:eastAsia="Times New Roman" w:hAnsi="Cambria Math" w:cs="Arial"/>
                    <w:sz w:val="20"/>
                    <w:szCs w:val="20"/>
                  </w:rPr>
                  <m:t>v</m:t>
                </m:r>
              </m:e>
              <m:sup>
                <m:r>
                  <w:rPr>
                    <w:rFonts w:ascii="Cambria Math" w:eastAsia="Times New Roman" w:hAnsi="Cambria Math" w:cs="Arial"/>
                    <w:sz w:val="20"/>
                    <w:szCs w:val="20"/>
                  </w:rPr>
                  <m:t>T</m:t>
                </m:r>
              </m:sup>
            </m:sSup>
            <m:r>
              <m:rPr>
                <m:sty m:val="b"/>
              </m:rPr>
              <w:rPr>
                <w:rFonts w:ascii="Cambria Math" w:eastAsia="Times New Roman" w:hAnsi="Cambria Math" w:cs="Arial"/>
                <w:sz w:val="20"/>
                <w:szCs w:val="20"/>
              </w:rPr>
              <m:t>Sv</m:t>
            </m:r>
          </m:e>
        </m:func>
        <m:r>
          <m:rPr>
            <m:sty m:val="p"/>
          </m:rPr>
          <w:rPr>
            <w:rFonts w:ascii="Cambria Math" w:eastAsia="Times New Roman" w:hAnsi="Cambria Math" w:cs="Arial"/>
            <w:sz w:val="20"/>
            <w:szCs w:val="20"/>
          </w:rPr>
          <m:t>=</m:t>
        </m:r>
        <m:func>
          <m:funcPr>
            <m:ctrlPr>
              <w:rPr>
                <w:rFonts w:ascii="Cambria Math" w:eastAsia="Times New Roman" w:hAnsi="Cambria Math" w:cs="Arial"/>
                <w:sz w:val="20"/>
                <w:szCs w:val="20"/>
              </w:rPr>
            </m:ctrlPr>
          </m:funcPr>
          <m:fName>
            <m:limLow>
              <m:limLowPr>
                <m:ctrlPr>
                  <w:rPr>
                    <w:rFonts w:ascii="Cambria Math" w:eastAsia="Times New Roman" w:hAnsi="Cambria Math" w:cs="Arial"/>
                    <w:sz w:val="20"/>
                    <w:szCs w:val="20"/>
                  </w:rPr>
                </m:ctrlPr>
              </m:limLowPr>
              <m:e>
                <m:r>
                  <m:rPr>
                    <m:sty m:val="p"/>
                  </m:rPr>
                  <w:rPr>
                    <w:rFonts w:ascii="Cambria Math" w:eastAsia="Times New Roman" w:hAnsi="Cambria Math" w:cs="Arial"/>
                    <w:sz w:val="20"/>
                    <w:szCs w:val="20"/>
                  </w:rPr>
                  <m:t>argmax</m:t>
                </m:r>
              </m:e>
              <m:lim>
                <m:d>
                  <m:dPr>
                    <m:begChr m:val="‖"/>
                    <m:endChr m:val="‖"/>
                    <m:ctrlPr>
                      <w:rPr>
                        <w:rFonts w:ascii="Cambria Math" w:eastAsia="Times New Roman" w:hAnsi="Cambria Math" w:cs="Arial"/>
                        <w:sz w:val="20"/>
                        <w:szCs w:val="20"/>
                      </w:rPr>
                    </m:ctrlPr>
                  </m:dPr>
                  <m:e>
                    <m:r>
                      <m:rPr>
                        <m:sty m:val="b"/>
                      </m:rPr>
                      <w:rPr>
                        <w:rFonts w:ascii="Cambria Math" w:eastAsia="Times New Roman" w:hAnsi="Cambria Math" w:cs="Arial"/>
                        <w:sz w:val="20"/>
                        <w:szCs w:val="20"/>
                      </w:rPr>
                      <m:t>v</m:t>
                    </m:r>
                  </m:e>
                </m:d>
                <m:r>
                  <m:rPr>
                    <m:sty m:val="p"/>
                  </m:rPr>
                  <w:rPr>
                    <w:rFonts w:ascii="Cambria Math" w:eastAsia="Times New Roman" w:hAnsi="Cambria Math" w:cs="Arial"/>
                    <w:sz w:val="20"/>
                    <w:szCs w:val="20"/>
                  </w:rPr>
                  <m:t>=1</m:t>
                </m:r>
              </m:lim>
            </m:limLow>
          </m:fName>
          <m:e>
            <m:sSup>
              <m:sSupPr>
                <m:ctrlPr>
                  <w:rPr>
                    <w:rFonts w:ascii="Cambria Math" w:eastAsia="Times New Roman" w:hAnsi="Cambria Math" w:cs="Arial"/>
                    <w:sz w:val="20"/>
                    <w:szCs w:val="20"/>
                  </w:rPr>
                </m:ctrlPr>
              </m:sSupPr>
              <m:e>
                <m:r>
                  <m:rPr>
                    <m:sty m:val="b"/>
                  </m:rPr>
                  <w:rPr>
                    <w:rFonts w:ascii="Cambria Math" w:eastAsia="Times New Roman" w:hAnsi="Cambria Math" w:cs="Arial"/>
                    <w:sz w:val="20"/>
                    <w:szCs w:val="20"/>
                  </w:rPr>
                  <m:t>v</m:t>
                </m:r>
              </m:e>
              <m:sup>
                <m:r>
                  <w:rPr>
                    <w:rFonts w:ascii="Cambria Math" w:eastAsia="Times New Roman" w:hAnsi="Cambria Math" w:cs="Arial"/>
                    <w:sz w:val="20"/>
                    <w:szCs w:val="20"/>
                  </w:rPr>
                  <m:t>T</m:t>
                </m:r>
              </m:sup>
            </m:sSup>
            <m:acc>
              <m:accPr>
                <m:chr m:val="̃"/>
                <m:ctrlPr>
                  <w:rPr>
                    <w:rFonts w:ascii="Cambria Math" w:eastAsia="Times New Roman" w:hAnsi="Cambria Math" w:cs="Arial"/>
                    <w:b/>
                    <w:bCs/>
                    <w:sz w:val="20"/>
                    <w:szCs w:val="20"/>
                  </w:rPr>
                </m:ctrlPr>
              </m:accPr>
              <m:e>
                <m:r>
                  <m:rPr>
                    <m:sty m:val="b"/>
                  </m:rPr>
                  <w:rPr>
                    <w:rFonts w:ascii="Cambria Math" w:eastAsia="Times New Roman" w:hAnsi="Cambria Math" w:cs="Arial"/>
                    <w:sz w:val="20"/>
                    <w:szCs w:val="20"/>
                  </w:rPr>
                  <m:t>Σ</m:t>
                </m:r>
              </m:e>
            </m:acc>
            <m:r>
              <m:rPr>
                <m:sty m:val="b"/>
              </m:rPr>
              <w:rPr>
                <w:rFonts w:ascii="Cambria Math" w:eastAsia="Times New Roman" w:hAnsi="Cambria Math" w:cs="Arial"/>
                <w:sz w:val="20"/>
                <w:szCs w:val="20"/>
              </w:rPr>
              <m:t>v</m:t>
            </m:r>
          </m:e>
        </m:func>
        <m:r>
          <m:rPr>
            <m:sty m:val="p"/>
          </m:rPr>
          <w:rPr>
            <w:rFonts w:ascii="Cambria Math" w:eastAsia="Times New Roman" w:hAnsi="Cambria Math" w:cs="Arial"/>
            <w:sz w:val="20"/>
            <w:szCs w:val="20"/>
          </w:rPr>
          <m:t>+</m:t>
        </m:r>
        <m:sSup>
          <m:sSupPr>
            <m:ctrlPr>
              <w:rPr>
                <w:rFonts w:ascii="Cambria Math" w:eastAsia="Times New Roman" w:hAnsi="Cambria Math" w:cs="Arial"/>
                <w:sz w:val="20"/>
                <w:szCs w:val="20"/>
              </w:rPr>
            </m:ctrlPr>
          </m:sSupPr>
          <m:e>
            <m:r>
              <m:rPr>
                <m:sty m:val="b"/>
              </m:rPr>
              <w:rPr>
                <w:rFonts w:ascii="Cambria Math" w:eastAsia="Times New Roman" w:hAnsi="Cambria Math" w:cs="Arial"/>
                <w:sz w:val="20"/>
                <w:szCs w:val="20"/>
              </w:rPr>
              <m:t>v</m:t>
            </m:r>
          </m:e>
          <m:sup>
            <m:r>
              <w:rPr>
                <w:rFonts w:ascii="Cambria Math" w:eastAsia="Times New Roman" w:hAnsi="Cambria Math" w:cs="Arial"/>
                <w:sz w:val="20"/>
                <w:szCs w:val="20"/>
              </w:rPr>
              <m:t>T</m:t>
            </m:r>
          </m:sup>
        </m:sSup>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μ</m:t>
            </m:r>
          </m:e>
        </m:acc>
        <m:sSup>
          <m:sSupPr>
            <m:ctrlPr>
              <w:rPr>
                <w:rFonts w:ascii="Cambria Math" w:eastAsia="Times New Roman" w:hAnsi="Cambria Math" w:cs="Arial"/>
                <w:b/>
                <w:bCs/>
                <w:iCs/>
                <w:sz w:val="20"/>
                <w:szCs w:val="20"/>
              </w:rPr>
            </m:ctrlPr>
          </m:sSupPr>
          <m:e>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μ</m:t>
                </m:r>
              </m:e>
            </m:acc>
          </m:e>
          <m:sup>
            <m:r>
              <w:rPr>
                <w:rFonts w:ascii="Cambria Math" w:eastAsia="Times New Roman" w:hAnsi="Cambria Math" w:cs="Arial"/>
                <w:sz w:val="20"/>
                <w:szCs w:val="20"/>
              </w:rPr>
              <m:t>T</m:t>
            </m:r>
          </m:sup>
        </m:sSup>
        <m:r>
          <m:rPr>
            <m:sty m:val="b"/>
          </m:rPr>
          <w:rPr>
            <w:rFonts w:ascii="Cambria Math" w:eastAsia="Times New Roman" w:hAnsi="Cambria Math" w:cs="Arial"/>
            <w:sz w:val="20"/>
            <w:szCs w:val="20"/>
          </w:rPr>
          <m:t>v</m:t>
        </m:r>
      </m:oMath>
      <w:r w:rsidR="00360791" w:rsidRPr="00034B9E">
        <w:rPr>
          <w:rFonts w:ascii="Arial" w:eastAsia="Times New Roman" w:hAnsi="Arial" w:cs="Arial"/>
          <w:sz w:val="20"/>
          <w:szCs w:val="20"/>
        </w:rPr>
        <w:t xml:space="preserve"> </w:t>
      </w:r>
      <w:r w:rsidR="000D1949" w:rsidRPr="00034B9E">
        <w:rPr>
          <w:rFonts w:ascii="Arial" w:eastAsia="Times New Roman" w:hAnsi="Arial" w:cs="Arial"/>
          <w:sz w:val="20"/>
          <w:szCs w:val="20"/>
        </w:rPr>
        <w:tab/>
      </w:r>
      <w:r w:rsidR="00360791" w:rsidRPr="00034B9E">
        <w:rPr>
          <w:rFonts w:ascii="Arial" w:eastAsia="Times New Roman" w:hAnsi="Arial" w:cs="Arial"/>
          <w:sz w:val="20"/>
          <w:szCs w:val="20"/>
        </w:rPr>
        <w:t>(8)</w:t>
      </w:r>
    </w:p>
    <w:p w14:paraId="53A7C809" w14:textId="77777777" w:rsidR="00DE7673" w:rsidRPr="004709D9" w:rsidRDefault="00DE7673" w:rsidP="00DE7673">
      <w:pPr>
        <w:jc w:val="both"/>
        <w:rPr>
          <w:rFonts w:ascii="Arial" w:eastAsia="Times New Roman" w:hAnsi="Arial" w:cs="Arial"/>
          <w:sz w:val="20"/>
          <w:szCs w:val="20"/>
        </w:rPr>
      </w:pPr>
      <w:r w:rsidRPr="004709D9">
        <w:rPr>
          <w:rFonts w:ascii="Arial" w:eastAsia="Times New Roman" w:hAnsi="Arial" w:cs="Arial"/>
          <w:sz w:val="20"/>
          <w:szCs w:val="20"/>
        </w:rPr>
        <w:t xml:space="preserve">where </w:t>
      </w:r>
      <m:oMath>
        <m:r>
          <m:rPr>
            <m:sty m:val="b"/>
          </m:rPr>
          <w:rPr>
            <w:rFonts w:ascii="Cambria Math" w:eastAsia="Times New Roman" w:hAnsi="Cambria Math" w:cs="Arial"/>
            <w:sz w:val="20"/>
            <w:szCs w:val="20"/>
          </w:rPr>
          <m:t>S</m:t>
        </m:r>
      </m:oMath>
      <w:r w:rsidRPr="004709D9">
        <w:rPr>
          <w:rFonts w:ascii="Arial" w:eastAsia="Times New Roman" w:hAnsi="Arial" w:cs="Arial"/>
          <w:sz w:val="20"/>
          <w:szCs w:val="20"/>
        </w:rPr>
        <w:t xml:space="preserve">, </w:t>
      </w:r>
      <m:oMath>
        <m:acc>
          <m:accPr>
            <m:chr m:val="̃"/>
            <m:ctrlPr>
              <w:rPr>
                <w:rFonts w:ascii="Cambria Math" w:eastAsia="Times New Roman" w:hAnsi="Cambria Math" w:cs="Arial"/>
                <w:b/>
                <w:bCs/>
                <w:sz w:val="20"/>
                <w:szCs w:val="20"/>
              </w:rPr>
            </m:ctrlPr>
          </m:accPr>
          <m:e>
            <m:r>
              <m:rPr>
                <m:sty m:val="b"/>
              </m:rPr>
              <w:rPr>
                <w:rFonts w:ascii="Cambria Math" w:eastAsia="Times New Roman" w:hAnsi="Cambria Math" w:cs="Arial"/>
                <w:sz w:val="20"/>
                <w:szCs w:val="20"/>
              </w:rPr>
              <m:t>μ</m:t>
            </m:r>
          </m:e>
        </m:acc>
      </m:oMath>
      <w:r w:rsidRPr="004709D9">
        <w:rPr>
          <w:rFonts w:ascii="Arial" w:eastAsia="Times New Roman" w:hAnsi="Arial" w:cs="Arial"/>
          <w:sz w:val="20"/>
          <w:szCs w:val="20"/>
        </w:rPr>
        <w:t xml:space="preserve"> and </w:t>
      </w:r>
      <m:oMath>
        <m:acc>
          <m:accPr>
            <m:chr m:val="̃"/>
            <m:ctrlPr>
              <w:rPr>
                <w:rFonts w:ascii="Cambria Math" w:eastAsia="Times New Roman" w:hAnsi="Cambria Math" w:cs="Arial"/>
                <w:sz w:val="20"/>
                <w:szCs w:val="20"/>
              </w:rPr>
            </m:ctrlPr>
          </m:accPr>
          <m:e>
            <m:r>
              <m:rPr>
                <m:sty m:val="b"/>
              </m:rPr>
              <w:rPr>
                <w:rFonts w:ascii="Cambria Math" w:eastAsia="Times New Roman" w:hAnsi="Cambria Math" w:cs="Arial"/>
                <w:sz w:val="20"/>
                <w:szCs w:val="20"/>
              </w:rPr>
              <m:t>Σ</m:t>
            </m:r>
          </m:e>
        </m:acc>
      </m:oMath>
      <w:r w:rsidRPr="004709D9">
        <w:rPr>
          <w:rFonts w:ascii="Arial" w:eastAsia="Times New Roman" w:hAnsi="Arial" w:cs="Arial"/>
          <w:sz w:val="20"/>
          <w:szCs w:val="20"/>
        </w:rPr>
        <w:t xml:space="preserve"> are defined by:</w:t>
      </w:r>
    </w:p>
    <w:p w14:paraId="5FB9CBD2" w14:textId="7D4B2304" w:rsidR="004709D9" w:rsidRPr="004709D9" w:rsidRDefault="00DE7673" w:rsidP="0039624D">
      <w:pPr>
        <w:tabs>
          <w:tab w:val="left" w:pos="8190"/>
          <w:tab w:val="left" w:pos="8280"/>
        </w:tabs>
        <w:ind w:left="3600" w:firstLine="90"/>
        <w:rPr>
          <w:rFonts w:ascii="Arial" w:eastAsia="Times New Roman" w:hAnsi="Arial" w:cs="Arial"/>
          <w:sz w:val="20"/>
          <w:szCs w:val="20"/>
        </w:rPr>
      </w:pPr>
      <m:oMath>
        <m:r>
          <m:rPr>
            <m:sty m:val="b"/>
          </m:rPr>
          <w:rPr>
            <w:rFonts w:ascii="Cambria Math" w:eastAsia="Times New Roman" w:hAnsi="Cambria Math" w:cs="Arial"/>
            <w:sz w:val="20"/>
            <w:szCs w:val="20"/>
          </w:rPr>
          <m:t>S</m:t>
        </m:r>
        <m:r>
          <m:rPr>
            <m:sty m:val="p"/>
          </m:rPr>
          <w:rPr>
            <w:rFonts w:ascii="Cambria Math" w:eastAsia="Times New Roman" w:hAnsi="Cambria Math" w:cs="Arial"/>
            <w:sz w:val="20"/>
            <w:szCs w:val="20"/>
          </w:rPr>
          <m:t>=</m:t>
        </m:r>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Σ</m:t>
            </m:r>
          </m:e>
        </m:acc>
        <m:r>
          <m:rPr>
            <m:sty m:val="p"/>
          </m:rPr>
          <w:rPr>
            <w:rFonts w:ascii="Cambria Math" w:eastAsia="Times New Roman" w:hAnsi="Cambria Math" w:cs="Arial"/>
            <w:sz w:val="20"/>
            <w:szCs w:val="20"/>
          </w:rPr>
          <m:t>+</m:t>
        </m:r>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μ</m:t>
            </m:r>
          </m:e>
        </m:acc>
        <m:sSup>
          <m:sSupPr>
            <m:ctrlPr>
              <w:rPr>
                <w:rFonts w:ascii="Cambria Math" w:eastAsia="Times New Roman" w:hAnsi="Cambria Math" w:cs="Arial"/>
                <w:sz w:val="20"/>
                <w:szCs w:val="20"/>
              </w:rPr>
            </m:ctrlPr>
          </m:sSupPr>
          <m:e>
            <m:acc>
              <m:accPr>
                <m:chr m:val="̃"/>
                <m:ctrlPr>
                  <w:rPr>
                    <w:rFonts w:ascii="Cambria Math" w:eastAsia="Times New Roman" w:hAnsi="Cambria Math" w:cs="Arial"/>
                    <w:sz w:val="20"/>
                    <w:szCs w:val="20"/>
                  </w:rPr>
                </m:ctrlPr>
              </m:accPr>
              <m:e>
                <m:r>
                  <m:rPr>
                    <m:sty m:val="b"/>
                  </m:rPr>
                  <w:rPr>
                    <w:rFonts w:ascii="Cambria Math" w:eastAsia="Times New Roman" w:hAnsi="Cambria Math" w:cs="Arial"/>
                    <w:sz w:val="20"/>
                    <w:szCs w:val="20"/>
                  </w:rPr>
                  <m:t>μ</m:t>
                </m:r>
              </m:e>
            </m:acc>
          </m:e>
          <m:sup>
            <m:r>
              <w:rPr>
                <w:rFonts w:ascii="Cambria Math" w:eastAsia="Times New Roman" w:hAnsi="Cambria Math" w:cs="Arial"/>
                <w:sz w:val="20"/>
                <w:szCs w:val="20"/>
              </w:rPr>
              <m:t>T</m:t>
            </m:r>
          </m:sup>
        </m:sSup>
      </m:oMath>
      <w:r w:rsidR="00360791" w:rsidRPr="00034B9E">
        <w:rPr>
          <w:rFonts w:ascii="Arial" w:eastAsia="Times New Roman" w:hAnsi="Arial" w:cs="Arial"/>
          <w:sz w:val="20"/>
          <w:szCs w:val="20"/>
        </w:rPr>
        <w:t xml:space="preserve"> </w:t>
      </w:r>
      <w:r w:rsidR="000D1949" w:rsidRPr="00034B9E">
        <w:rPr>
          <w:rFonts w:ascii="Arial" w:eastAsia="Times New Roman" w:hAnsi="Arial" w:cs="Arial"/>
          <w:sz w:val="20"/>
          <w:szCs w:val="20"/>
        </w:rPr>
        <w:tab/>
      </w:r>
      <w:r w:rsidR="00360791" w:rsidRPr="00034B9E">
        <w:rPr>
          <w:rFonts w:ascii="Arial" w:eastAsia="Times New Roman" w:hAnsi="Arial" w:cs="Arial"/>
          <w:sz w:val="20"/>
          <w:szCs w:val="20"/>
        </w:rPr>
        <w:t>(9</w:t>
      </w:r>
      <w:r w:rsidR="000D1949" w:rsidRPr="00034B9E">
        <w:rPr>
          <w:rFonts w:ascii="Arial" w:eastAsia="Times New Roman" w:hAnsi="Arial" w:cs="Arial"/>
          <w:sz w:val="20"/>
          <w:szCs w:val="20"/>
        </w:rPr>
        <w:t>.a</w:t>
      </w:r>
      <w:r w:rsidR="00360791" w:rsidRPr="00034B9E">
        <w:rPr>
          <w:rFonts w:ascii="Arial" w:eastAsia="Times New Roman" w:hAnsi="Arial" w:cs="Arial"/>
          <w:sz w:val="20"/>
          <w:szCs w:val="20"/>
        </w:rPr>
        <w:t>)</w:t>
      </w:r>
    </w:p>
    <w:p w14:paraId="75CD2488" w14:textId="19474547" w:rsidR="004709D9" w:rsidRPr="004709D9" w:rsidRDefault="00E32626" w:rsidP="0039624D">
      <w:pPr>
        <w:tabs>
          <w:tab w:val="left" w:pos="8190"/>
        </w:tabs>
        <w:ind w:firstLine="3600"/>
        <w:jc w:val="center"/>
        <w:rPr>
          <w:rFonts w:ascii="Arial" w:eastAsia="Times New Roman" w:hAnsi="Arial" w:cs="Arial"/>
          <w:sz w:val="20"/>
          <w:szCs w:val="20"/>
        </w:rPr>
      </w:pPr>
      <m:oMath>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μ</m:t>
            </m:r>
          </m:e>
        </m:acc>
        <m:r>
          <m:rPr>
            <m:sty m:val="p"/>
          </m:rPr>
          <w:rPr>
            <w:rFonts w:ascii="Cambria Math" w:eastAsia="Times New Roman" w:hAnsi="Cambria Math" w:cs="Arial"/>
            <w:sz w:val="20"/>
            <w:szCs w:val="20"/>
          </w:rPr>
          <m:t>=</m:t>
        </m:r>
        <m:f>
          <m:fPr>
            <m:ctrlPr>
              <w:rPr>
                <w:rFonts w:ascii="Cambria Math" w:eastAsia="Times New Roman" w:hAnsi="Cambria Math" w:cs="Arial"/>
                <w:sz w:val="20"/>
                <w:szCs w:val="20"/>
              </w:rPr>
            </m:ctrlPr>
          </m:fPr>
          <m:num>
            <m:r>
              <m:rPr>
                <m:sty m:val="p"/>
              </m:rPr>
              <w:rPr>
                <w:rFonts w:ascii="Cambria Math" w:eastAsia="Times New Roman" w:hAnsi="Cambria Math" w:cs="Arial"/>
                <w:sz w:val="20"/>
                <w:szCs w:val="20"/>
              </w:rPr>
              <m:t>1</m:t>
            </m:r>
          </m:num>
          <m:den>
            <m:r>
              <m:rPr>
                <m:sty m:val="p"/>
              </m:rPr>
              <w:rPr>
                <w:rFonts w:ascii="Cambria Math" w:eastAsia="Times New Roman" w:hAnsi="Cambria Math" w:cs="Arial"/>
                <w:sz w:val="20"/>
                <w:szCs w:val="20"/>
              </w:rPr>
              <m:t>9</m:t>
            </m:r>
          </m:den>
        </m:f>
        <m:nary>
          <m:naryPr>
            <m:chr m:val="∑"/>
            <m:limLoc m:val="undOvr"/>
            <m:ctrlPr>
              <w:rPr>
                <w:rFonts w:ascii="Cambria Math" w:eastAsia="Times New Roman" w:hAnsi="Cambria Math" w:cs="Arial"/>
                <w:sz w:val="20"/>
                <w:szCs w:val="20"/>
              </w:rPr>
            </m:ctrlPr>
          </m:naryPr>
          <m:sub>
            <m:r>
              <w:rPr>
                <w:rFonts w:ascii="Cambria Math" w:eastAsia="Times New Roman" w:hAnsi="Cambria Math" w:cs="Arial"/>
                <w:sz w:val="20"/>
                <w:szCs w:val="20"/>
              </w:rPr>
              <m:t>j</m:t>
            </m:r>
            <m:r>
              <m:rPr>
                <m:sty m:val="p"/>
              </m:rPr>
              <w:rPr>
                <w:rFonts w:ascii="Cambria Math" w:eastAsia="Times New Roman" w:hAnsi="Cambria Math" w:cs="Arial"/>
                <w:sz w:val="20"/>
                <w:szCs w:val="20"/>
              </w:rPr>
              <m:t>=1</m:t>
            </m:r>
          </m:sub>
          <m:sup>
            <m:r>
              <m:rPr>
                <m:sty m:val="p"/>
              </m:rPr>
              <w:rPr>
                <w:rFonts w:ascii="Cambria Math" w:eastAsia="Times New Roman" w:hAnsi="Cambria Math" w:cs="Arial"/>
                <w:sz w:val="20"/>
                <w:szCs w:val="20"/>
              </w:rPr>
              <m:t>9</m:t>
            </m:r>
          </m:sup>
          <m:e>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Z</m:t>
                </m:r>
              </m:e>
              <m:sub>
                <m:r>
                  <w:rPr>
                    <w:rFonts w:ascii="Cambria Math" w:eastAsia="Times New Roman" w:hAnsi="Cambria Math" w:cs="Arial"/>
                    <w:sz w:val="20"/>
                    <w:szCs w:val="20"/>
                  </w:rPr>
                  <m:t>j</m:t>
                </m:r>
                <m:r>
                  <m:rPr>
                    <m:sty m:val="p"/>
                  </m:rPr>
                  <w:rPr>
                    <w:rFonts w:ascii="Cambria Math" w:eastAsia="Times New Roman" w:hAnsi="Cambria Math" w:cs="Arial"/>
                    <w:sz w:val="20"/>
                    <w:szCs w:val="20"/>
                  </w:rPr>
                  <m:t>,:</m:t>
                </m:r>
              </m:sub>
            </m:sSub>
          </m:e>
        </m:nary>
      </m:oMath>
      <w:r w:rsidR="007C55FB" w:rsidRPr="00034B9E">
        <w:rPr>
          <w:rFonts w:ascii="Arial" w:eastAsia="Times New Roman" w:hAnsi="Arial" w:cs="Arial"/>
          <w:sz w:val="20"/>
          <w:szCs w:val="20"/>
        </w:rPr>
        <w:tab/>
      </w:r>
      <w:r w:rsidR="00360791" w:rsidRPr="00034B9E">
        <w:rPr>
          <w:rFonts w:ascii="Arial" w:eastAsia="Times New Roman" w:hAnsi="Arial" w:cs="Arial"/>
          <w:sz w:val="20"/>
          <w:szCs w:val="20"/>
        </w:rPr>
        <w:t>(</w:t>
      </w:r>
      <w:r w:rsidR="000D1949" w:rsidRPr="00034B9E">
        <w:rPr>
          <w:rFonts w:ascii="Arial" w:eastAsia="Times New Roman" w:hAnsi="Arial" w:cs="Arial"/>
          <w:sz w:val="20"/>
          <w:szCs w:val="20"/>
        </w:rPr>
        <w:t>9.b</w:t>
      </w:r>
      <w:r w:rsidR="00360791" w:rsidRPr="00034B9E">
        <w:rPr>
          <w:rFonts w:ascii="Arial" w:eastAsia="Times New Roman" w:hAnsi="Arial" w:cs="Arial"/>
          <w:sz w:val="20"/>
          <w:szCs w:val="20"/>
        </w:rPr>
        <w:t>)</w:t>
      </w:r>
    </w:p>
    <w:p w14:paraId="59FF6F2A" w14:textId="2DA6E7C1" w:rsidR="004709D9" w:rsidRPr="004709D9" w:rsidRDefault="00E32626" w:rsidP="007C55FB">
      <w:pPr>
        <w:tabs>
          <w:tab w:val="left" w:pos="8190"/>
        </w:tabs>
        <w:ind w:firstLine="3510"/>
        <w:jc w:val="center"/>
        <w:rPr>
          <w:rFonts w:ascii="Arial" w:eastAsia="Times New Roman" w:hAnsi="Arial" w:cs="Arial"/>
          <w:sz w:val="20"/>
          <w:szCs w:val="20"/>
        </w:rPr>
      </w:pPr>
      <m:oMath>
        <m:acc>
          <m:accPr>
            <m:chr m:val="̃"/>
            <m:ctrlPr>
              <w:rPr>
                <w:rFonts w:ascii="Cambria Math" w:eastAsia="Times New Roman" w:hAnsi="Cambria Math" w:cs="Arial"/>
                <w:b/>
                <w:bCs/>
                <w:iCs/>
                <w:sz w:val="20"/>
                <w:szCs w:val="20"/>
              </w:rPr>
            </m:ctrlPr>
          </m:accPr>
          <m:e>
            <m:r>
              <m:rPr>
                <m:sty m:val="b"/>
              </m:rPr>
              <w:rPr>
                <w:rFonts w:ascii="Cambria Math" w:eastAsia="Times New Roman" w:hAnsi="Cambria Math" w:cs="Arial"/>
                <w:sz w:val="20"/>
                <w:szCs w:val="20"/>
              </w:rPr>
              <m:t>Σ</m:t>
            </m:r>
          </m:e>
        </m:acc>
        <m:r>
          <m:rPr>
            <m:sty m:val="p"/>
          </m:rPr>
          <w:rPr>
            <w:rFonts w:ascii="Cambria Math" w:eastAsia="Times New Roman" w:hAnsi="Cambria Math" w:cs="Arial"/>
            <w:sz w:val="20"/>
            <w:szCs w:val="20"/>
          </w:rPr>
          <m:t>=</m:t>
        </m:r>
        <m:f>
          <m:fPr>
            <m:ctrlPr>
              <w:rPr>
                <w:rFonts w:ascii="Cambria Math" w:eastAsia="Times New Roman" w:hAnsi="Cambria Math" w:cs="Arial"/>
                <w:sz w:val="20"/>
                <w:szCs w:val="20"/>
              </w:rPr>
            </m:ctrlPr>
          </m:fPr>
          <m:num>
            <m:r>
              <m:rPr>
                <m:sty m:val="p"/>
              </m:rPr>
              <w:rPr>
                <w:rFonts w:ascii="Cambria Math" w:eastAsia="Times New Roman" w:hAnsi="Cambria Math" w:cs="Arial"/>
                <w:sz w:val="20"/>
                <w:szCs w:val="20"/>
              </w:rPr>
              <m:t>1</m:t>
            </m:r>
          </m:num>
          <m:den>
            <m:r>
              <m:rPr>
                <m:sty m:val="p"/>
              </m:rPr>
              <w:rPr>
                <w:rFonts w:ascii="Cambria Math" w:eastAsia="Times New Roman" w:hAnsi="Cambria Math" w:cs="Arial"/>
                <w:sz w:val="20"/>
                <w:szCs w:val="20"/>
              </w:rPr>
              <m:t>9</m:t>
            </m:r>
          </m:den>
        </m:f>
        <m:nary>
          <m:naryPr>
            <m:chr m:val="∑"/>
            <m:limLoc m:val="undOvr"/>
            <m:ctrlPr>
              <w:rPr>
                <w:rFonts w:ascii="Cambria Math" w:eastAsia="Times New Roman" w:hAnsi="Cambria Math" w:cs="Arial"/>
                <w:sz w:val="20"/>
                <w:szCs w:val="20"/>
              </w:rPr>
            </m:ctrlPr>
          </m:naryPr>
          <m:sub>
            <m:r>
              <w:rPr>
                <w:rFonts w:ascii="Cambria Math" w:eastAsia="Times New Roman" w:hAnsi="Cambria Math" w:cs="Arial"/>
                <w:sz w:val="20"/>
                <w:szCs w:val="20"/>
              </w:rPr>
              <m:t>j</m:t>
            </m:r>
            <m:r>
              <m:rPr>
                <m:sty m:val="p"/>
              </m:rPr>
              <w:rPr>
                <w:rFonts w:ascii="Cambria Math" w:eastAsia="Times New Roman" w:hAnsi="Cambria Math" w:cs="Arial"/>
                <w:sz w:val="20"/>
                <w:szCs w:val="20"/>
              </w:rPr>
              <m:t>=1</m:t>
            </m:r>
          </m:sub>
          <m:sup>
            <m:r>
              <m:rPr>
                <m:sty m:val="p"/>
              </m:rPr>
              <w:rPr>
                <w:rFonts w:ascii="Cambria Math" w:eastAsia="Times New Roman" w:hAnsi="Cambria Math" w:cs="Arial"/>
                <w:sz w:val="20"/>
                <w:szCs w:val="20"/>
              </w:rPr>
              <m:t>9</m:t>
            </m:r>
          </m:sup>
          <m:e>
            <m:sSubSup>
              <m:sSubSupPr>
                <m:ctrlPr>
                  <w:rPr>
                    <w:rFonts w:ascii="Cambria Math" w:eastAsia="Times New Roman" w:hAnsi="Cambria Math" w:cs="Arial"/>
                    <w:sz w:val="20"/>
                    <w:szCs w:val="20"/>
                  </w:rPr>
                </m:ctrlPr>
              </m:sSubSupPr>
              <m:e>
                <m:r>
                  <m:rPr>
                    <m:sty m:val="b"/>
                  </m:rPr>
                  <w:rPr>
                    <w:rFonts w:ascii="Cambria Math" w:eastAsia="Times New Roman" w:hAnsi="Cambria Math" w:cs="Arial"/>
                    <w:sz w:val="20"/>
                    <w:szCs w:val="20"/>
                  </w:rPr>
                  <m:t>Z</m:t>
                </m:r>
              </m:e>
              <m:sub>
                <m:r>
                  <w:rPr>
                    <w:rFonts w:ascii="Cambria Math" w:eastAsia="Times New Roman" w:hAnsi="Cambria Math" w:cs="Arial"/>
                    <w:sz w:val="20"/>
                    <w:szCs w:val="20"/>
                  </w:rPr>
                  <m:t>j</m:t>
                </m:r>
                <m:r>
                  <m:rPr>
                    <m:sty m:val="p"/>
                  </m:rPr>
                  <w:rPr>
                    <w:rFonts w:ascii="Cambria Math" w:eastAsia="Times New Roman" w:hAnsi="Cambria Math" w:cs="Arial"/>
                    <w:sz w:val="20"/>
                    <w:szCs w:val="20"/>
                  </w:rPr>
                  <m:t>,:</m:t>
                </m:r>
              </m:sub>
              <m:sup>
                <m:r>
                  <w:rPr>
                    <w:rFonts w:ascii="Cambria Math" w:eastAsia="Times New Roman" w:hAnsi="Cambria Math" w:cs="Arial"/>
                    <w:sz w:val="20"/>
                    <w:szCs w:val="20"/>
                  </w:rPr>
                  <m:t>T</m:t>
                </m:r>
              </m:sup>
            </m:sSubSup>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Z</m:t>
                </m:r>
              </m:e>
              <m:sub>
                <m:r>
                  <w:rPr>
                    <w:rFonts w:ascii="Cambria Math" w:eastAsia="Times New Roman" w:hAnsi="Cambria Math" w:cs="Arial"/>
                    <w:sz w:val="20"/>
                    <w:szCs w:val="20"/>
                  </w:rPr>
                  <m:t>j</m:t>
                </m:r>
                <m:r>
                  <m:rPr>
                    <m:sty m:val="p"/>
                  </m:rPr>
                  <w:rPr>
                    <w:rFonts w:ascii="Cambria Math" w:eastAsia="Times New Roman" w:hAnsi="Cambria Math" w:cs="Arial"/>
                    <w:sz w:val="20"/>
                    <w:szCs w:val="20"/>
                  </w:rPr>
                  <m:t>,:</m:t>
                </m:r>
              </m:sub>
            </m:sSub>
          </m:e>
        </m:nary>
      </m:oMath>
      <w:r w:rsidR="007C55FB" w:rsidRPr="00034B9E">
        <w:rPr>
          <w:rFonts w:ascii="Arial" w:eastAsia="Times New Roman" w:hAnsi="Arial" w:cs="Arial"/>
          <w:sz w:val="20"/>
          <w:szCs w:val="20"/>
        </w:rPr>
        <w:tab/>
      </w:r>
      <w:r w:rsidR="00360791" w:rsidRPr="00034B9E">
        <w:rPr>
          <w:rFonts w:ascii="Arial" w:eastAsia="Times New Roman" w:hAnsi="Arial" w:cs="Arial"/>
          <w:sz w:val="20"/>
          <w:szCs w:val="20"/>
        </w:rPr>
        <w:t>(</w:t>
      </w:r>
      <w:r w:rsidR="000D1949" w:rsidRPr="00034B9E">
        <w:rPr>
          <w:rFonts w:ascii="Arial" w:eastAsia="Times New Roman" w:hAnsi="Arial" w:cs="Arial"/>
          <w:sz w:val="20"/>
          <w:szCs w:val="20"/>
        </w:rPr>
        <w:t>9.c</w:t>
      </w:r>
      <w:r w:rsidR="00360791" w:rsidRPr="00034B9E">
        <w:rPr>
          <w:rFonts w:ascii="Arial" w:eastAsia="Times New Roman" w:hAnsi="Arial" w:cs="Arial"/>
          <w:sz w:val="20"/>
          <w:szCs w:val="20"/>
        </w:rPr>
        <w:t>)</w:t>
      </w:r>
    </w:p>
    <w:p w14:paraId="5C3ABBBA" w14:textId="714B02CC" w:rsidR="00D258AE" w:rsidRPr="002B47F1" w:rsidRDefault="002B47F1" w:rsidP="002B47F1">
      <w:pPr>
        <w:widowControl w:val="0"/>
        <w:pBdr>
          <w:top w:val="nil"/>
          <w:left w:val="nil"/>
          <w:bottom w:val="nil"/>
          <w:right w:val="nil"/>
          <w:between w:val="nil"/>
        </w:pBdr>
        <w:spacing w:after="120"/>
        <w:contextualSpacing/>
        <w:jc w:val="both"/>
        <w:rPr>
          <w:rFonts w:ascii="Arial" w:hAnsi="Arial" w:cs="Arial"/>
          <w:sz w:val="20"/>
          <w:szCs w:val="20"/>
        </w:rPr>
      </w:pPr>
      <w:r w:rsidRPr="00034B9E">
        <w:rPr>
          <w:rFonts w:ascii="Arial" w:hAnsi="Arial" w:cs="Arial"/>
          <w:sz w:val="20"/>
          <w:szCs w:val="20"/>
        </w:rPr>
        <w:lastRenderedPageBreak/>
        <w:t xml:space="preserve">with </w:t>
      </w:r>
      <m:oMath>
        <m:sSub>
          <m:sSubPr>
            <m:ctrlPr>
              <w:rPr>
                <w:rFonts w:ascii="Cambria Math" w:hAnsi="Cambria Math" w:cs="Arial"/>
                <w:sz w:val="20"/>
                <w:szCs w:val="20"/>
              </w:rPr>
            </m:ctrlPr>
          </m:sSubPr>
          <m:e>
            <m:r>
              <m:rPr>
                <m:sty m:val="b"/>
              </m:rPr>
              <w:rPr>
                <w:rFonts w:ascii="Cambria Math" w:hAnsi="Cambria Math" w:cs="Arial"/>
                <w:sz w:val="20"/>
                <w:szCs w:val="20"/>
              </w:rPr>
              <m:t>Z</m:t>
            </m:r>
          </m:e>
          <m:sub>
            <m:r>
              <w:rPr>
                <w:rFonts w:ascii="Cambria Math" w:hAnsi="Cambria Math" w:cs="Arial"/>
                <w:sz w:val="20"/>
                <w:szCs w:val="20"/>
              </w:rPr>
              <m:t>j</m:t>
            </m:r>
            <m:r>
              <m:rPr>
                <m:sty m:val="p"/>
              </m:rPr>
              <w:rPr>
                <w:rFonts w:ascii="Cambria Math" w:hAnsi="Cambria Math" w:cs="Arial"/>
                <w:sz w:val="20"/>
                <w:szCs w:val="20"/>
              </w:rPr>
              <m:t>,:</m:t>
            </m:r>
          </m:sub>
        </m:sSub>
      </m:oMath>
      <w:r w:rsidRPr="00034B9E">
        <w:rPr>
          <w:rFonts w:ascii="Arial" w:hAnsi="Arial" w:cs="Arial"/>
          <w:sz w:val="20"/>
          <w:szCs w:val="20"/>
        </w:rPr>
        <w:t xml:space="preserve"> is the </w:t>
      </w:r>
      <m:oMath>
        <m:sSup>
          <m:sSupPr>
            <m:ctrlPr>
              <w:rPr>
                <w:rFonts w:ascii="Cambria Math" w:hAnsi="Cambria Math" w:cs="Arial"/>
                <w:sz w:val="20"/>
                <w:szCs w:val="20"/>
              </w:rPr>
            </m:ctrlPr>
          </m:sSupPr>
          <m:e>
            <m:r>
              <w:rPr>
                <w:rFonts w:ascii="Cambria Math" w:hAnsi="Cambria Math" w:cs="Arial"/>
                <w:sz w:val="20"/>
                <w:szCs w:val="20"/>
              </w:rPr>
              <m:t>j</m:t>
            </m:r>
          </m:e>
          <m:sup>
            <m:r>
              <w:rPr>
                <w:rFonts w:ascii="Cambria Math" w:hAnsi="Cambria Math" w:cs="Arial"/>
                <w:sz w:val="20"/>
                <w:szCs w:val="20"/>
              </w:rPr>
              <m:t>th</m:t>
            </m:r>
          </m:sup>
        </m:sSup>
      </m:oMath>
      <w:r w:rsidRPr="00034B9E">
        <w:rPr>
          <w:rFonts w:ascii="Arial" w:hAnsi="Arial" w:cs="Arial"/>
          <w:sz w:val="20"/>
          <w:szCs w:val="20"/>
        </w:rPr>
        <w:t xml:space="preserve"> row of </w:t>
      </w:r>
      <m:oMath>
        <m:sSub>
          <m:sSubPr>
            <m:ctrlPr>
              <w:rPr>
                <w:rFonts w:ascii="Cambria Math" w:hAnsi="Cambria Math" w:cs="Arial"/>
                <w:b/>
                <w:sz w:val="20"/>
                <w:szCs w:val="20"/>
              </w:rPr>
            </m:ctrlPr>
          </m:sSubPr>
          <m:e>
            <m:r>
              <m:rPr>
                <m:sty m:val="b"/>
              </m:rPr>
              <w:rPr>
                <w:rFonts w:ascii="Cambria Math" w:hAnsi="Cambria Math" w:cs="Arial"/>
                <w:sz w:val="20"/>
                <w:szCs w:val="20"/>
              </w:rPr>
              <m:t>Z</m:t>
            </m:r>
          </m:e>
          <m:sub>
            <m:r>
              <w:rPr>
                <w:rFonts w:ascii="Cambria Math" w:hAnsi="Cambria Math" w:cs="Arial"/>
                <w:sz w:val="20"/>
                <w:szCs w:val="20"/>
              </w:rPr>
              <m:t>j</m:t>
            </m:r>
          </m:sub>
        </m:sSub>
      </m:oMath>
      <w:r w:rsidRPr="00034B9E">
        <w:rPr>
          <w:rFonts w:ascii="Arial" w:hAnsi="Arial" w:cs="Arial"/>
          <w:sz w:val="20"/>
          <w:szCs w:val="20"/>
        </w:rPr>
        <w:t xml:space="preserve">. </w:t>
      </w:r>
      <w:r>
        <w:t>The quantity</w:t>
      </w:r>
      <w:r w:rsidRPr="00034B9E">
        <w:rPr>
          <w:rFonts w:ascii="Arial" w:hAnsi="Arial" w:cs="Arial"/>
          <w:sz w:val="20"/>
          <w:szCs w:val="20"/>
        </w:rPr>
        <w:t xml:space="preserve"> </w:t>
      </w:r>
      <m:oMath>
        <m:sSup>
          <m:sSupPr>
            <m:ctrlPr>
              <w:rPr>
                <w:rFonts w:ascii="Cambria Math" w:hAnsi="Cambria Math" w:cs="Arial"/>
                <w:sz w:val="20"/>
                <w:szCs w:val="20"/>
              </w:rPr>
            </m:ctrlPr>
          </m:sSupPr>
          <m:e>
            <m:acc>
              <m:accPr>
                <m:chr m:val="̅"/>
                <m:ctrlPr>
                  <w:rPr>
                    <w:rFonts w:ascii="Cambria Math" w:hAnsi="Cambria Math" w:cs="Arial"/>
                    <w:b/>
                    <w:bCs/>
                    <w:iCs/>
                    <w:sz w:val="20"/>
                    <w:szCs w:val="20"/>
                  </w:rPr>
                </m:ctrlPr>
              </m:accPr>
              <m:e>
                <m:r>
                  <m:rPr>
                    <m:sty m:val="b"/>
                  </m:rPr>
                  <w:rPr>
                    <w:rFonts w:ascii="Cambria Math" w:hAnsi="Cambria Math" w:cs="Arial"/>
                    <w:sz w:val="20"/>
                    <w:szCs w:val="20"/>
                  </w:rPr>
                  <m:t>v</m:t>
                </m:r>
              </m:e>
            </m:acc>
          </m:e>
          <m:sup>
            <m:r>
              <w:rPr>
                <w:rFonts w:ascii="Cambria Math" w:hAnsi="Cambria Math" w:cs="Arial"/>
                <w:sz w:val="20"/>
                <w:szCs w:val="20"/>
              </w:rPr>
              <m:t>T</m:t>
            </m:r>
          </m:sup>
        </m:sSup>
        <m:r>
          <m:rPr>
            <m:sty m:val="b"/>
          </m:rPr>
          <w:rPr>
            <w:rFonts w:ascii="Cambria Math" w:hAnsi="Cambria Math" w:cs="Arial"/>
            <w:sz w:val="20"/>
            <w:szCs w:val="20"/>
          </w:rPr>
          <m:t>S</m:t>
        </m:r>
        <m:acc>
          <m:accPr>
            <m:chr m:val="̅"/>
            <m:ctrlPr>
              <w:rPr>
                <w:rFonts w:ascii="Cambria Math" w:hAnsi="Cambria Math" w:cs="Arial"/>
                <w:b/>
                <w:bCs/>
                <w:iCs/>
                <w:sz w:val="20"/>
                <w:szCs w:val="20"/>
              </w:rPr>
            </m:ctrlPr>
          </m:accPr>
          <m:e>
            <m:r>
              <m:rPr>
                <m:sty m:val="b"/>
              </m:rPr>
              <w:rPr>
                <w:rFonts w:ascii="Cambria Math" w:hAnsi="Cambria Math" w:cs="Arial"/>
                <w:sz w:val="20"/>
                <w:szCs w:val="20"/>
              </w:rPr>
              <m:t>v</m:t>
            </m:r>
          </m:e>
        </m:acc>
      </m:oMath>
      <w:r w:rsidRPr="00034B9E">
        <w:rPr>
          <w:rFonts w:ascii="Arial" w:hAnsi="Arial" w:cs="Arial"/>
          <w:sz w:val="20"/>
          <w:szCs w:val="20"/>
        </w:rPr>
        <w:t xml:space="preserve"> </w:t>
      </w:r>
      <w:r w:rsidRPr="00F30099">
        <w:rPr>
          <w:rFonts w:ascii="Arial" w:hAnsi="Arial" w:cs="Arial"/>
          <w:sz w:val="20"/>
          <w:szCs w:val="20"/>
        </w:rPr>
        <w:t>represents the total variance along PC1, which decomposes into a covariance contribution</w:t>
      </w:r>
      <w:r>
        <w:rPr>
          <w:rFonts w:ascii="Arial" w:hAnsi="Arial" w:cs="Arial"/>
          <w:sz w:val="20"/>
          <w:szCs w:val="20"/>
        </w:rPr>
        <w:t xml:space="preserve"> defined by </w:t>
      </w:r>
      <m:oMath>
        <m:sSup>
          <m:sSupPr>
            <m:ctrlPr>
              <w:rPr>
                <w:rFonts w:ascii="Cambria Math" w:hAnsi="Cambria Math" w:cs="Arial"/>
                <w:sz w:val="20"/>
                <w:szCs w:val="20"/>
              </w:rPr>
            </m:ctrlPr>
          </m:sSupPr>
          <m:e>
            <m:acc>
              <m:accPr>
                <m:chr m:val="̅"/>
                <m:ctrlPr>
                  <w:rPr>
                    <w:rFonts w:ascii="Cambria Math" w:hAnsi="Cambria Math" w:cs="Arial"/>
                    <w:sz w:val="20"/>
                    <w:szCs w:val="20"/>
                  </w:rPr>
                </m:ctrlPr>
              </m:accPr>
              <m:e>
                <m:r>
                  <m:rPr>
                    <m:sty m:val="b"/>
                  </m:rPr>
                  <w:rPr>
                    <w:rFonts w:ascii="Cambria Math" w:hAnsi="Cambria Math" w:cs="Arial"/>
                    <w:sz w:val="20"/>
                    <w:szCs w:val="20"/>
                  </w:rPr>
                  <m:t>v</m:t>
                </m:r>
              </m:e>
            </m:acc>
          </m:e>
          <m:sup>
            <m:r>
              <w:rPr>
                <w:rFonts w:ascii="Cambria Math" w:hAnsi="Cambria Math" w:cs="Arial"/>
                <w:sz w:val="20"/>
                <w:szCs w:val="20"/>
              </w:rPr>
              <m:t>T</m:t>
            </m:r>
          </m:sup>
        </m:sSup>
        <m:acc>
          <m:accPr>
            <m:chr m:val="̃"/>
            <m:ctrlPr>
              <w:rPr>
                <w:rFonts w:ascii="Cambria Math" w:hAnsi="Cambria Math" w:cs="Arial"/>
                <w:sz w:val="20"/>
                <w:szCs w:val="20"/>
              </w:rPr>
            </m:ctrlPr>
          </m:accPr>
          <m:e>
            <m:r>
              <m:rPr>
                <m:sty m:val="b"/>
              </m:rPr>
              <w:rPr>
                <w:rFonts w:ascii="Cambria Math" w:hAnsi="Cambria Math" w:cs="Arial"/>
                <w:sz w:val="20"/>
                <w:szCs w:val="20"/>
              </w:rPr>
              <m:t>Σ</m:t>
            </m:r>
          </m:e>
        </m:acc>
        <m:acc>
          <m:accPr>
            <m:chr m:val="̅"/>
            <m:ctrlPr>
              <w:rPr>
                <w:rFonts w:ascii="Cambria Math" w:hAnsi="Cambria Math" w:cs="Arial"/>
                <w:b/>
                <w:bCs/>
                <w:iCs/>
                <w:sz w:val="20"/>
                <w:szCs w:val="20"/>
              </w:rPr>
            </m:ctrlPr>
          </m:accPr>
          <m:e>
            <m:r>
              <m:rPr>
                <m:sty m:val="b"/>
              </m:rPr>
              <w:rPr>
                <w:rFonts w:ascii="Cambria Math" w:hAnsi="Cambria Math" w:cs="Arial"/>
                <w:sz w:val="20"/>
                <w:szCs w:val="20"/>
              </w:rPr>
              <m:t>v</m:t>
            </m:r>
          </m:e>
        </m:acc>
      </m:oMath>
      <w:r>
        <w:rPr>
          <w:rFonts w:ascii="Arial" w:hAnsi="Arial" w:cs="Arial"/>
          <w:b/>
          <w:bCs/>
          <w:iCs/>
          <w:sz w:val="20"/>
          <w:szCs w:val="20"/>
        </w:rPr>
        <w:t xml:space="preserve"> </w:t>
      </w:r>
      <w:r w:rsidRPr="00755BA6">
        <w:rPr>
          <w:rFonts w:ascii="Arial" w:hAnsi="Arial" w:cs="Arial"/>
          <w:sz w:val="20"/>
          <w:szCs w:val="20"/>
        </w:rPr>
        <w:t>and a mean contribution</w:t>
      </w:r>
      <w:r>
        <w:rPr>
          <w:rFonts w:ascii="Arial" w:hAnsi="Arial" w:cs="Arial"/>
          <w:sz w:val="20"/>
          <w:szCs w:val="20"/>
        </w:rPr>
        <w:t xml:space="preserve"> set by</w:t>
      </w:r>
      <w:r w:rsidRPr="00755BA6">
        <w:rPr>
          <w:rFonts w:ascii="Arial" w:hAnsi="Arial" w:cs="Arial"/>
          <w:sz w:val="20"/>
          <w:szCs w:val="20"/>
        </w:rPr>
        <w:t xml:space="preserve"> </w:t>
      </w:r>
      <m:oMath>
        <m:sSup>
          <m:sSupPr>
            <m:ctrlPr>
              <w:rPr>
                <w:rFonts w:ascii="Cambria Math" w:hAnsi="Cambria Math" w:cs="Arial"/>
                <w:sz w:val="20"/>
                <w:szCs w:val="20"/>
              </w:rPr>
            </m:ctrlPr>
          </m:sSupPr>
          <m:e>
            <m:acc>
              <m:accPr>
                <m:chr m:val="̅"/>
                <m:ctrlPr>
                  <w:rPr>
                    <w:rFonts w:ascii="Cambria Math" w:hAnsi="Cambria Math" w:cs="Arial"/>
                    <w:sz w:val="20"/>
                    <w:szCs w:val="20"/>
                  </w:rPr>
                </m:ctrlPr>
              </m:accPr>
              <m:e>
                <m:r>
                  <m:rPr>
                    <m:sty m:val="b"/>
                  </m:rPr>
                  <w:rPr>
                    <w:rFonts w:ascii="Cambria Math" w:hAnsi="Cambria Math" w:cs="Arial"/>
                    <w:sz w:val="20"/>
                    <w:szCs w:val="20"/>
                  </w:rPr>
                  <m:t>v</m:t>
                </m:r>
              </m:e>
            </m:acc>
          </m:e>
          <m:sup>
            <m:r>
              <w:rPr>
                <w:rFonts w:ascii="Cambria Math" w:hAnsi="Cambria Math" w:cs="Arial"/>
                <w:sz w:val="20"/>
                <w:szCs w:val="20"/>
              </w:rPr>
              <m:t>T</m:t>
            </m:r>
          </m:sup>
        </m:sSup>
        <m:acc>
          <m:accPr>
            <m:chr m:val="̃"/>
            <m:ctrlPr>
              <w:rPr>
                <w:rFonts w:ascii="Cambria Math" w:hAnsi="Cambria Math" w:cs="Arial"/>
                <w:sz w:val="20"/>
                <w:szCs w:val="20"/>
              </w:rPr>
            </m:ctrlPr>
          </m:accPr>
          <m:e>
            <m:r>
              <m:rPr>
                <m:sty m:val="b"/>
              </m:rPr>
              <w:rPr>
                <w:rFonts w:ascii="Cambria Math" w:hAnsi="Cambria Math" w:cs="Arial"/>
                <w:sz w:val="20"/>
                <w:szCs w:val="20"/>
              </w:rPr>
              <m:t>μ</m:t>
            </m:r>
          </m:e>
        </m:acc>
        <m:sSup>
          <m:sSupPr>
            <m:ctrlPr>
              <w:rPr>
                <w:rFonts w:ascii="Cambria Math" w:hAnsi="Cambria Math" w:cs="Arial"/>
                <w:sz w:val="20"/>
                <w:szCs w:val="20"/>
              </w:rPr>
            </m:ctrlPr>
          </m:sSupPr>
          <m:e>
            <m:acc>
              <m:accPr>
                <m:chr m:val="̃"/>
                <m:ctrlPr>
                  <w:rPr>
                    <w:rFonts w:ascii="Cambria Math" w:hAnsi="Cambria Math" w:cs="Arial"/>
                    <w:sz w:val="20"/>
                    <w:szCs w:val="20"/>
                  </w:rPr>
                </m:ctrlPr>
              </m:accPr>
              <m:e>
                <m:r>
                  <m:rPr>
                    <m:sty m:val="b"/>
                  </m:rPr>
                  <w:rPr>
                    <w:rFonts w:ascii="Cambria Math" w:hAnsi="Cambria Math" w:cs="Arial"/>
                    <w:sz w:val="20"/>
                    <w:szCs w:val="20"/>
                  </w:rPr>
                  <m:t>μ</m:t>
                </m:r>
              </m:e>
            </m:acc>
          </m:e>
          <m:sup>
            <m:r>
              <w:rPr>
                <w:rFonts w:ascii="Cambria Math" w:hAnsi="Cambria Math" w:cs="Arial"/>
                <w:sz w:val="20"/>
                <w:szCs w:val="20"/>
              </w:rPr>
              <m:t>T</m:t>
            </m:r>
          </m:sup>
        </m:sSup>
        <m:acc>
          <m:accPr>
            <m:chr m:val="̅"/>
            <m:ctrlPr>
              <w:rPr>
                <w:rFonts w:ascii="Cambria Math" w:hAnsi="Cambria Math" w:cs="Arial"/>
                <w:sz w:val="20"/>
                <w:szCs w:val="20"/>
              </w:rPr>
            </m:ctrlPr>
          </m:accPr>
          <m:e>
            <m:r>
              <m:rPr>
                <m:sty m:val="b"/>
              </m:rPr>
              <w:rPr>
                <w:rFonts w:ascii="Cambria Math" w:hAnsi="Cambria Math" w:cs="Arial"/>
                <w:sz w:val="20"/>
                <w:szCs w:val="20"/>
              </w:rPr>
              <m:t>v</m:t>
            </m:r>
          </m:e>
        </m:acc>
      </m:oMath>
      <w:r w:rsidRPr="00755BA6">
        <w:rPr>
          <w:rFonts w:ascii="Arial" w:hAnsi="Arial" w:cs="Arial"/>
          <w:sz w:val="20"/>
          <w:szCs w:val="20"/>
        </w:rPr>
        <w:t>.</w:t>
      </w:r>
      <w:r>
        <w:rPr>
          <w:rFonts w:ascii="Arial" w:hAnsi="Arial" w:cs="Arial"/>
          <w:sz w:val="20"/>
          <w:szCs w:val="20"/>
        </w:rPr>
        <w:t xml:space="preserve"> </w:t>
      </w:r>
      <w:r w:rsidRPr="00034B9E">
        <w:rPr>
          <w:rFonts w:ascii="Arial" w:hAnsi="Arial" w:cs="Arial"/>
          <w:sz w:val="20"/>
          <w:szCs w:val="20"/>
        </w:rPr>
        <w:t>We applied th</w:t>
      </w:r>
      <w:r>
        <w:rPr>
          <w:rFonts w:ascii="Arial" w:hAnsi="Arial" w:cs="Arial"/>
          <w:sz w:val="20"/>
          <w:szCs w:val="20"/>
        </w:rPr>
        <w:t>e uncentered PCA, defined in Equations (8) and (9),</w:t>
      </w:r>
      <w:r w:rsidRPr="00034B9E">
        <w:rPr>
          <w:rFonts w:ascii="Arial" w:hAnsi="Arial" w:cs="Arial"/>
          <w:sz w:val="20"/>
          <w:szCs w:val="20"/>
        </w:rPr>
        <w:t xml:space="preserve"> to each participant’s RT-scale trajectories. </w:t>
      </w:r>
      <w:r>
        <w:rPr>
          <w:rFonts w:ascii="Arial" w:hAnsi="Arial" w:cs="Arial"/>
          <w:sz w:val="20"/>
          <w:szCs w:val="20"/>
        </w:rPr>
        <w:t>T</w:t>
      </w:r>
      <w:r w:rsidRPr="00034B9E">
        <w:rPr>
          <w:rFonts w:ascii="Arial" w:hAnsi="Arial" w:cs="Arial"/>
          <w:sz w:val="20"/>
          <w:szCs w:val="20"/>
        </w:rPr>
        <w:t>he</w:t>
      </w:r>
      <w:r>
        <w:rPr>
          <w:rFonts w:ascii="Arial" w:hAnsi="Arial" w:cs="Arial"/>
          <w:sz w:val="20"/>
          <w:szCs w:val="20"/>
        </w:rPr>
        <w:t xml:space="preserve"> </w:t>
      </w:r>
      <w:r w:rsidRPr="00034B9E">
        <w:rPr>
          <w:rFonts w:ascii="Arial" w:hAnsi="Arial" w:cs="Arial"/>
          <w:sz w:val="20"/>
          <w:szCs w:val="20"/>
        </w:rPr>
        <w:t xml:space="preserve">PC1 explained </w:t>
      </w:r>
      <m:oMath>
        <m:r>
          <m:rPr>
            <m:sty m:val="p"/>
          </m:rPr>
          <w:rPr>
            <w:rFonts w:ascii="Cambria Math" w:hAnsi="Cambria Math" w:cs="Arial"/>
            <w:sz w:val="20"/>
            <w:szCs w:val="20"/>
          </w:rPr>
          <m:t>95.3±1.7%</m:t>
        </m:r>
      </m:oMath>
      <w:r>
        <w:rPr>
          <w:rFonts w:ascii="Arial" w:hAnsi="Arial" w:cs="Arial"/>
          <w:sz w:val="20"/>
          <w:szCs w:val="20"/>
        </w:rPr>
        <w:t xml:space="preserve"> of total variance,</w:t>
      </w:r>
      <w:r w:rsidRPr="00034B9E">
        <w:rPr>
          <w:rFonts w:ascii="Arial" w:hAnsi="Arial" w:cs="Arial"/>
          <w:sz w:val="20"/>
          <w:szCs w:val="20"/>
        </w:rPr>
        <w:t xml:space="preserve"> </w:t>
      </w:r>
      <w:r>
        <w:rPr>
          <w:rFonts w:ascii="Arial" w:hAnsi="Arial" w:cs="Arial"/>
          <w:sz w:val="20"/>
          <w:szCs w:val="20"/>
        </w:rPr>
        <w:t xml:space="preserve">suggesting RTs are strongly aligned along with this PC. For the variance captured along PC1, the mean contribution derives </w:t>
      </w:r>
      <m:oMath>
        <m:r>
          <m:rPr>
            <m:sty m:val="p"/>
          </m:rPr>
          <w:rPr>
            <w:rFonts w:ascii="Cambria Math" w:hAnsi="Cambria Math" w:cs="Arial"/>
            <w:sz w:val="20"/>
            <w:szCs w:val="20"/>
          </w:rPr>
          <m:t>98.5±1.1%</m:t>
        </m:r>
      </m:oMath>
      <w:r>
        <w:rPr>
          <w:rFonts w:ascii="Arial" w:hAnsi="Arial" w:cs="Arial"/>
          <w:sz w:val="20"/>
          <w:szCs w:val="20"/>
        </w:rPr>
        <w:t xml:space="preserve"> of it. </w:t>
      </w:r>
      <w:r w:rsidRPr="00034B9E">
        <w:rPr>
          <w:rFonts w:ascii="Arial" w:hAnsi="Arial" w:cs="Arial"/>
          <w:sz w:val="20"/>
          <w:szCs w:val="20"/>
        </w:rPr>
        <w:t xml:space="preserve">Such a </w:t>
      </w:r>
      <w:r>
        <w:rPr>
          <w:rFonts w:ascii="Arial" w:hAnsi="Arial" w:cs="Arial"/>
          <w:sz w:val="20"/>
          <w:szCs w:val="20"/>
        </w:rPr>
        <w:t xml:space="preserve">strong contribution </w:t>
      </w:r>
      <w:r w:rsidRPr="00034B9E">
        <w:rPr>
          <w:rFonts w:ascii="Arial" w:hAnsi="Arial" w:cs="Arial"/>
          <w:sz w:val="20"/>
          <w:szCs w:val="20"/>
        </w:rPr>
        <w:t xml:space="preserve">suggests </w:t>
      </w:r>
      <w:r>
        <w:rPr>
          <w:rFonts w:ascii="Arial" w:hAnsi="Arial" w:cs="Arial"/>
          <w:sz w:val="20"/>
          <w:szCs w:val="20"/>
        </w:rPr>
        <w:t xml:space="preserve">PC1s to be a robust latent representation of the </w:t>
      </w:r>
      <m:oMath>
        <m:sSub>
          <m:sSubPr>
            <m:ctrlPr>
              <w:rPr>
                <w:rFonts w:ascii="Cambria Math" w:hAnsi="Cambria Math" w:cs="Arial"/>
                <w:b/>
                <w:sz w:val="20"/>
                <w:szCs w:val="20"/>
              </w:rPr>
            </m:ctrlPr>
          </m:sSubPr>
          <m:e>
            <m:r>
              <m:rPr>
                <m:sty m:val="b"/>
              </m:rPr>
              <w:rPr>
                <w:rFonts w:ascii="Cambria Math" w:eastAsia="Times New Roman" w:hAnsi="Cambria Math" w:cs="Arial"/>
                <w:sz w:val="20"/>
                <w:szCs w:val="20"/>
              </w:rPr>
              <m:t>Z</m:t>
            </m:r>
          </m:e>
          <m:sub>
            <m:r>
              <m:rPr>
                <m:sty m:val="p"/>
              </m:rPr>
              <w:rPr>
                <w:rFonts w:ascii="Cambria Math" w:hAnsi="Cambria Math" w:cs="Arial"/>
                <w:sz w:val="20"/>
                <w:szCs w:val="20"/>
              </w:rPr>
              <m:t>j</m:t>
            </m:r>
          </m:sub>
        </m:sSub>
      </m:oMath>
      <w:r w:rsidRPr="002724D6">
        <w:rPr>
          <w:rFonts w:ascii="Arial" w:hAnsi="Arial" w:cs="Arial"/>
          <w:bCs/>
          <w:sz w:val="20"/>
          <w:szCs w:val="20"/>
        </w:rPr>
        <w:t>s</w:t>
      </w:r>
      <w:r>
        <w:rPr>
          <w:rFonts w:ascii="Arial" w:hAnsi="Arial" w:cs="Arial"/>
          <w:bCs/>
          <w:sz w:val="20"/>
          <w:szCs w:val="20"/>
        </w:rPr>
        <w:t>, and we examine its attributes to see if it</w:t>
      </w:r>
      <w:r w:rsidRPr="00E971C3">
        <w:rPr>
          <w:rFonts w:ascii="Arial" w:hAnsi="Arial" w:cs="Arial"/>
          <w:sz w:val="20"/>
          <w:szCs w:val="20"/>
        </w:rPr>
        <w:t xml:space="preserve"> could serve as a behavioral marker of active SI state.</w:t>
      </w:r>
      <w:r>
        <w:rPr>
          <w:rFonts w:ascii="Arial" w:hAnsi="Arial" w:cs="Arial"/>
          <w:sz w:val="20"/>
          <w:szCs w:val="20"/>
        </w:rPr>
        <w:t xml:space="preserve"> </w:t>
      </w:r>
      <w:r w:rsidRPr="00F252E9">
        <w:rPr>
          <w:rFonts w:ascii="Arial" w:hAnsi="Arial" w:cs="Arial"/>
          <w:sz w:val="20"/>
          <w:szCs w:val="20"/>
        </w:rPr>
        <w:t>Trial-level analysis of PC1s using and two-sample t-tests did not provide evidence for SI-state encoding (minimum q-value = 0.36 at trial 4). Although t-tests provide localized comparisons at individual RT trials, they treat each trial independently and do not account for repeated measurements within participants. Accordingly, we fitted Mixed-Effect Modeling to the PC1 trajectories to evaluate group differences while accounting for within-participant trial dependence. For each participant, the linear model from PC1 is derived from Equation (7). However, likelihood-ratio tests did not reveal statistically significant effects of Group, Trial, or Group × Trial interaction (all p-value &gt; 0.05).</w:t>
      </w:r>
      <w:r>
        <w:rPr>
          <w:rFonts w:ascii="Arial" w:hAnsi="Arial" w:cs="Arial"/>
          <w:sz w:val="20"/>
          <w:szCs w:val="20"/>
        </w:rPr>
        <w:t xml:space="preserve"> </w:t>
      </w:r>
      <w:r w:rsidRPr="00E971C3">
        <w:rPr>
          <w:rFonts w:ascii="Arial" w:hAnsi="Arial" w:cs="Arial"/>
          <w:sz w:val="20"/>
          <w:szCs w:val="20"/>
        </w:rPr>
        <w:t xml:space="preserve">We therefore explored nonlinear transformations of the RT scale, including logarithmic and power </w:t>
      </w:r>
      <w:r>
        <w:rPr>
          <w:rFonts w:ascii="Arial" w:hAnsi="Arial" w:cs="Arial"/>
          <w:sz w:val="20"/>
          <w:szCs w:val="20"/>
        </w:rPr>
        <w:t xml:space="preserve">law </w:t>
      </w:r>
      <w:r w:rsidRPr="00E971C3">
        <w:rPr>
          <w:rFonts w:ascii="Arial" w:hAnsi="Arial" w:cs="Arial"/>
          <w:sz w:val="20"/>
          <w:szCs w:val="20"/>
        </w:rPr>
        <w:t>transformations.</w:t>
      </w:r>
      <w:r>
        <w:t xml:space="preserve"> </w:t>
      </w:r>
      <w:r>
        <w:rPr>
          <w:rFonts w:ascii="Arial" w:hAnsi="Arial" w:cs="Arial"/>
          <w:sz w:val="20"/>
          <w:szCs w:val="20"/>
        </w:rPr>
        <w:t xml:space="preserve">Logarithm of RT-scale which turns into </w:t>
      </w:r>
      <m:oMath>
        <m:sSub>
          <m:sSubPr>
            <m:ctrlPr>
              <w:rPr>
                <w:rFonts w:ascii="Cambria Math" w:hAnsi="Cambria Math" w:cs="Arial"/>
                <w:b/>
                <w:bCs/>
                <w:i/>
                <w:sz w:val="20"/>
                <w:szCs w:val="20"/>
              </w:rPr>
            </m:ctrlPr>
          </m:sSubPr>
          <m:e>
            <m:r>
              <m:rPr>
                <m:sty m:val="bi"/>
              </m:rPr>
              <w:rPr>
                <w:rFonts w:ascii="Cambria Math" w:hAnsi="Cambria Math" w:cs="Arial"/>
                <w:sz w:val="20"/>
                <w:szCs w:val="20"/>
              </w:rPr>
              <m:t>x</m:t>
            </m:r>
          </m:e>
          <m:sub>
            <m:r>
              <m:rPr>
                <m:sty m:val="bi"/>
              </m:rPr>
              <w:rPr>
                <w:rFonts w:ascii="Cambria Math" w:hAnsi="Cambria Math" w:cs="Arial"/>
                <w:sz w:val="20"/>
                <w:szCs w:val="20"/>
              </w:rPr>
              <m:t>i</m:t>
            </m:r>
          </m:sub>
        </m:sSub>
      </m:oMath>
      <w:r w:rsidRPr="002724D6">
        <w:rPr>
          <w:rFonts w:ascii="Arial" w:hAnsi="Arial" w:cs="Arial"/>
          <w:sz w:val="20"/>
          <w:szCs w:val="20"/>
        </w:rPr>
        <w:t>s</w:t>
      </w:r>
      <w:r>
        <w:rPr>
          <w:rFonts w:ascii="Arial" w:hAnsi="Arial" w:cs="Arial"/>
          <w:b/>
          <w:bCs/>
          <w:sz w:val="20"/>
          <w:szCs w:val="20"/>
        </w:rPr>
        <w:t xml:space="preserve"> </w:t>
      </w:r>
      <w:r w:rsidRPr="002724D6">
        <w:rPr>
          <w:rFonts w:ascii="Arial" w:hAnsi="Arial" w:cs="Arial"/>
          <w:sz w:val="20"/>
          <w:szCs w:val="20"/>
        </w:rPr>
        <w:t xml:space="preserve">as defined in </w:t>
      </w:r>
      <w:r w:rsidRPr="002724D6">
        <w:rPr>
          <w:rFonts w:ascii="Arial" w:hAnsi="Arial" w:cs="Arial"/>
          <w:color w:val="000000"/>
          <w:sz w:val="20"/>
          <w:szCs w:val="20"/>
        </w:rPr>
        <w:t>Preprocessing and Normalization</w:t>
      </w:r>
      <w:r>
        <w:rPr>
          <w:rFonts w:ascii="Arial" w:hAnsi="Arial" w:cs="Arial"/>
          <w:color w:val="000000"/>
          <w:sz w:val="20"/>
          <w:szCs w:val="20"/>
        </w:rPr>
        <w:t xml:space="preserve"> </w:t>
      </w:r>
      <w:r>
        <w:rPr>
          <w:rFonts w:ascii="Arial" w:hAnsi="Arial" w:cs="Arial"/>
          <w:sz w:val="20"/>
          <w:szCs w:val="20"/>
        </w:rPr>
        <w:t xml:space="preserve">section; we saw a shift in PC1’s explained variance. The explained variance dropped to </w:t>
      </w:r>
      <m:oMath>
        <m:r>
          <m:rPr>
            <m:sty m:val="p"/>
          </m:rPr>
          <w:rPr>
            <w:rFonts w:ascii="Cambria Math" w:hAnsi="Cambria Math" w:cs="Arial"/>
            <w:sz w:val="20"/>
            <w:szCs w:val="20"/>
          </w:rPr>
          <m:t>35.2±9.4%</m:t>
        </m:r>
      </m:oMath>
      <w:r>
        <w:rPr>
          <w:rFonts w:ascii="Arial" w:hAnsi="Arial" w:cs="Arial"/>
          <w:sz w:val="20"/>
          <w:szCs w:val="20"/>
        </w:rPr>
        <w:t xml:space="preserve">, suggesting loss of its dominant directionality within RTs. Within PC1, only </w:t>
      </w:r>
      <m:oMath>
        <m:r>
          <m:rPr>
            <m:sty m:val="p"/>
          </m:rPr>
          <w:rPr>
            <w:rFonts w:ascii="Cambria Math" w:hAnsi="Cambria Math" w:cs="Arial"/>
            <w:sz w:val="20"/>
            <w:szCs w:val="20"/>
          </w:rPr>
          <m:t>22.9±22.8%</m:t>
        </m:r>
      </m:oMath>
      <w:r>
        <w:rPr>
          <w:rFonts w:ascii="Arial" w:hAnsi="Arial" w:cs="Arial"/>
          <w:sz w:val="20"/>
          <w:szCs w:val="20"/>
        </w:rPr>
        <w:t xml:space="preserve"> </w:t>
      </w:r>
      <w:r w:rsidRPr="0023414A">
        <w:rPr>
          <w:rFonts w:ascii="Arial" w:hAnsi="Arial" w:cs="Arial"/>
          <w:sz w:val="20"/>
          <w:szCs w:val="20"/>
        </w:rPr>
        <w:t xml:space="preserve">of variance </w:t>
      </w:r>
      <w:r>
        <w:rPr>
          <w:rFonts w:ascii="Arial" w:hAnsi="Arial" w:cs="Arial"/>
          <w:sz w:val="20"/>
          <w:szCs w:val="20"/>
        </w:rPr>
        <w:t>comes from</w:t>
      </w:r>
      <w:r w:rsidRPr="0023414A">
        <w:rPr>
          <w:rFonts w:ascii="Arial" w:hAnsi="Arial" w:cs="Arial"/>
          <w:sz w:val="20"/>
          <w:szCs w:val="20"/>
        </w:rPr>
        <w:t xml:space="preserve"> the mean </w:t>
      </w:r>
      <w:r>
        <w:rPr>
          <w:rFonts w:ascii="Arial" w:hAnsi="Arial" w:cs="Arial"/>
          <w:sz w:val="20"/>
          <w:szCs w:val="20"/>
        </w:rPr>
        <w:t>contribution</w:t>
      </w:r>
      <w:r w:rsidRPr="0023414A">
        <w:rPr>
          <w:rFonts w:ascii="Arial" w:hAnsi="Arial" w:cs="Arial"/>
          <w:sz w:val="20"/>
          <w:szCs w:val="20"/>
        </w:rPr>
        <w:t xml:space="preserve">, reflecting a shift toward covariance-driven </w:t>
      </w:r>
      <w:r>
        <w:rPr>
          <w:rFonts w:ascii="Arial" w:hAnsi="Arial" w:cs="Arial"/>
          <w:sz w:val="20"/>
          <w:szCs w:val="20"/>
        </w:rPr>
        <w:t>representation</w:t>
      </w:r>
      <w:r w:rsidRPr="0023414A">
        <w:rPr>
          <w:rFonts w:ascii="Arial" w:hAnsi="Arial" w:cs="Arial"/>
          <w:sz w:val="20"/>
          <w:szCs w:val="20"/>
        </w:rPr>
        <w:t xml:space="preserve"> </w:t>
      </w:r>
      <w:r>
        <w:rPr>
          <w:rFonts w:ascii="Arial" w:hAnsi="Arial" w:cs="Arial"/>
          <w:sz w:val="20"/>
          <w:szCs w:val="20"/>
        </w:rPr>
        <w:t xml:space="preserve">of RTs. </w:t>
      </w:r>
      <w:r w:rsidRPr="00950556">
        <w:rPr>
          <w:rFonts w:ascii="Arial" w:hAnsi="Arial" w:cs="Arial"/>
          <w:sz w:val="20"/>
          <w:szCs w:val="20"/>
        </w:rPr>
        <w:t xml:space="preserve">The minimum q-value across trials </w:t>
      </w:r>
      <w:r>
        <w:rPr>
          <w:rFonts w:ascii="Arial" w:hAnsi="Arial" w:cs="Arial"/>
          <w:sz w:val="20"/>
          <w:szCs w:val="20"/>
        </w:rPr>
        <w:t>is</w:t>
      </w:r>
      <w:r w:rsidRPr="00950556">
        <w:rPr>
          <w:rFonts w:ascii="Arial" w:hAnsi="Arial" w:cs="Arial"/>
          <w:sz w:val="20"/>
          <w:szCs w:val="20"/>
        </w:rPr>
        <w:t xml:space="preserve"> the lowest at trial 4</w:t>
      </w:r>
      <w:r>
        <w:rPr>
          <w:rFonts w:ascii="Arial" w:hAnsi="Arial" w:cs="Arial"/>
          <w:sz w:val="20"/>
          <w:szCs w:val="20"/>
        </w:rPr>
        <w:t>; however,</w:t>
      </w:r>
      <w:r w:rsidRPr="00950556">
        <w:rPr>
          <w:rFonts w:ascii="Arial" w:hAnsi="Arial" w:cs="Arial"/>
          <w:sz w:val="20"/>
          <w:szCs w:val="20"/>
        </w:rPr>
        <w:t xml:space="preserve"> </w:t>
      </w:r>
      <w:r>
        <w:rPr>
          <w:rFonts w:ascii="Arial" w:hAnsi="Arial" w:cs="Arial"/>
          <w:sz w:val="20"/>
          <w:szCs w:val="20"/>
        </w:rPr>
        <w:t xml:space="preserve">it is </w:t>
      </w:r>
      <w:r w:rsidRPr="00950556">
        <w:rPr>
          <w:rFonts w:ascii="Arial" w:hAnsi="Arial" w:cs="Arial"/>
          <w:sz w:val="20"/>
          <w:szCs w:val="20"/>
        </w:rPr>
        <w:t>still larger than 0.05.</w:t>
      </w:r>
      <w:r>
        <w:rPr>
          <w:rFonts w:ascii="Arial" w:hAnsi="Arial" w:cs="Arial"/>
          <w:sz w:val="20"/>
          <w:szCs w:val="20"/>
        </w:rPr>
        <w:t xml:space="preserve"> We then checked the </w:t>
      </w:r>
      <m:oMath>
        <m:sSubSup>
          <m:sSubSupPr>
            <m:ctrlPr>
              <w:rPr>
                <w:rFonts w:ascii="Cambria Math" w:hAnsi="Cambria Math" w:cs="Arial"/>
                <w:i/>
                <w:sz w:val="20"/>
                <w:szCs w:val="20"/>
              </w:rPr>
            </m:ctrlPr>
          </m:sSubSupPr>
          <m:e>
            <m:r>
              <m:rPr>
                <m:sty m:val="b"/>
              </m:rPr>
              <w:rPr>
                <w:rFonts w:ascii="Cambria Math" w:hAnsi="Cambria Math" w:cs="Arial"/>
                <w:sz w:val="20"/>
                <w:szCs w:val="20"/>
              </w:rPr>
              <m:t>z</m:t>
            </m:r>
            <m:ctrlPr>
              <w:rPr>
                <w:rFonts w:ascii="Cambria Math" w:hAnsi="Cambria Math" w:cs="Arial"/>
                <w:b/>
                <w:i/>
                <w:sz w:val="20"/>
                <w:szCs w:val="20"/>
              </w:rPr>
            </m:ctrlPr>
          </m:e>
          <m:sub>
            <m:r>
              <w:rPr>
                <w:rFonts w:ascii="Cambria Math" w:hAnsi="Cambria Math" w:cs="Arial"/>
                <w:sz w:val="20"/>
                <w:szCs w:val="20"/>
              </w:rPr>
              <m:t>i</m:t>
            </m:r>
          </m:sub>
          <m:sup>
            <m:r>
              <w:rPr>
                <w:rFonts w:ascii="Cambria Math" w:hAnsi="Cambria Math" w:cs="Arial"/>
                <w:sz w:val="20"/>
                <w:szCs w:val="20"/>
              </w:rPr>
              <m:t>α</m:t>
            </m:r>
          </m:sup>
        </m:sSubSup>
      </m:oMath>
      <w:r>
        <w:rPr>
          <w:rFonts w:ascii="Arial" w:hAnsi="Arial" w:cs="Arial"/>
          <w:sz w:val="20"/>
          <w:szCs w:val="20"/>
        </w:rPr>
        <w:t xml:space="preserve"> for different values of </w:t>
      </w:r>
      <m:oMath>
        <m:r>
          <w:rPr>
            <w:rFonts w:ascii="Cambria Math" w:hAnsi="Cambria Math" w:cs="Arial"/>
            <w:sz w:val="20"/>
            <w:szCs w:val="20"/>
          </w:rPr>
          <m:t>α</m:t>
        </m:r>
      </m:oMath>
      <w:r>
        <w:rPr>
          <w:rFonts w:ascii="Arial" w:hAnsi="Arial" w:cs="Arial"/>
          <w:sz w:val="20"/>
          <w:szCs w:val="20"/>
        </w:rPr>
        <w:t xml:space="preserve"> and in particular </w:t>
      </w:r>
      <m:oMath>
        <m:r>
          <w:rPr>
            <w:rFonts w:ascii="Cambria Math" w:hAnsi="Cambria Math" w:cs="Arial"/>
            <w:sz w:val="20"/>
            <w:szCs w:val="20"/>
          </w:rPr>
          <m:t>α&lt;0</m:t>
        </m:r>
      </m:oMath>
      <w:r>
        <w:rPr>
          <w:rFonts w:ascii="Arial" w:hAnsi="Arial" w:cs="Arial"/>
          <w:sz w:val="20"/>
          <w:szCs w:val="20"/>
        </w:rPr>
        <w:t xml:space="preserve"> . For the case </w:t>
      </w:r>
      <m:oMath>
        <m:r>
          <w:rPr>
            <w:rFonts w:ascii="Cambria Math" w:hAnsi="Cambria Math" w:cs="Arial"/>
            <w:sz w:val="20"/>
            <w:szCs w:val="20"/>
          </w:rPr>
          <m:t>α=-1</m:t>
        </m:r>
      </m:oMath>
      <w:r>
        <w:rPr>
          <w:rFonts w:ascii="Arial" w:eastAsiaTheme="minorEastAsia" w:hAnsi="Arial" w:cs="Arial"/>
          <w:sz w:val="20"/>
          <w:szCs w:val="20"/>
        </w:rPr>
        <w:t>, the uncentered PCA</w:t>
      </w:r>
      <w:r>
        <w:rPr>
          <w:rFonts w:ascii="Arial" w:hAnsi="Arial" w:cs="Arial"/>
          <w:sz w:val="20"/>
          <w:szCs w:val="20"/>
        </w:rPr>
        <w:t xml:space="preserve"> processes the reciprocal of RT-scale and its PC1 explains </w:t>
      </w:r>
      <m:oMath>
        <m:r>
          <m:rPr>
            <m:sty m:val="p"/>
          </m:rPr>
          <w:rPr>
            <w:rFonts w:ascii="Cambria Math" w:hAnsi="Cambria Math" w:cs="Arial"/>
            <w:sz w:val="20"/>
            <w:szCs w:val="20"/>
          </w:rPr>
          <m:t>96.7±1.2%</m:t>
        </m:r>
      </m:oMath>
      <w:r>
        <w:rPr>
          <w:rFonts w:ascii="Arial" w:eastAsiaTheme="minorEastAsia" w:hAnsi="Arial" w:cs="Arial"/>
          <w:sz w:val="20"/>
          <w:szCs w:val="20"/>
        </w:rPr>
        <w:t xml:space="preserve"> of total variance.</w:t>
      </w:r>
      <w:r>
        <w:rPr>
          <w:rFonts w:ascii="Arial" w:hAnsi="Arial" w:cs="Arial"/>
          <w:sz w:val="20"/>
          <w:szCs w:val="20"/>
        </w:rPr>
        <w:t xml:space="preserve"> This number is slightly stronger than uncentered PCA on </w:t>
      </w:r>
      <m:oMath>
        <m:r>
          <m:rPr>
            <m:sty m:val="b"/>
          </m:rPr>
          <w:rPr>
            <w:rFonts w:ascii="Cambria Math" w:hAnsi="Cambria Math" w:cs="Arial"/>
            <w:sz w:val="20"/>
            <w:szCs w:val="20"/>
          </w:rPr>
          <m:t>Z</m:t>
        </m:r>
      </m:oMath>
      <w:r w:rsidRPr="002B47F1">
        <w:rPr>
          <w:rFonts w:ascii="Arial" w:hAnsi="Arial" w:cs="Arial"/>
          <w:sz w:val="20"/>
          <w:szCs w:val="20"/>
        </w:rPr>
        <w:t>,</w:t>
      </w:r>
      <w:r>
        <w:rPr>
          <w:rFonts w:ascii="Arial" w:hAnsi="Arial" w:cs="Arial"/>
          <w:sz w:val="20"/>
          <w:szCs w:val="20"/>
        </w:rPr>
        <w:t xml:space="preserve"> and the mean contribution in PC1 increases to </w:t>
      </w:r>
      <m:oMath>
        <m:r>
          <m:rPr>
            <m:sty m:val="p"/>
          </m:rPr>
          <w:rPr>
            <w:rFonts w:ascii="Cambria Math" w:hAnsi="Cambria Math" w:cs="Arial"/>
            <w:sz w:val="20"/>
            <w:szCs w:val="20"/>
          </w:rPr>
          <m:t>99.2±0.6%</m:t>
        </m:r>
      </m:oMath>
      <w:r>
        <w:rPr>
          <w:rFonts w:ascii="Arial" w:hAnsi="Arial" w:cs="Arial"/>
          <w:sz w:val="20"/>
          <w:szCs w:val="20"/>
        </w:rPr>
        <w:t xml:space="preserve">. Under this transformation, the trial-level analysis of PC1 showed statistically significant difference with the strongest evidence at trial 4 (q-value=0.05). </w:t>
      </w:r>
      <w:r w:rsidRPr="00950556">
        <w:rPr>
          <w:rFonts w:ascii="Arial" w:hAnsi="Arial" w:cs="Arial"/>
          <w:sz w:val="20"/>
          <w:szCs w:val="20"/>
        </w:rPr>
        <w:t>Th</w:t>
      </w:r>
      <w:r>
        <w:rPr>
          <w:rFonts w:ascii="Arial" w:hAnsi="Arial" w:cs="Arial"/>
          <w:sz w:val="20"/>
          <w:szCs w:val="20"/>
        </w:rPr>
        <w:t>is</w:t>
      </w:r>
      <w:r w:rsidRPr="00950556">
        <w:rPr>
          <w:rFonts w:ascii="Arial" w:hAnsi="Arial" w:cs="Arial"/>
          <w:sz w:val="20"/>
          <w:szCs w:val="20"/>
        </w:rPr>
        <w:t xml:space="preserve"> finding indicate</w:t>
      </w:r>
      <w:r>
        <w:rPr>
          <w:rFonts w:ascii="Arial" w:hAnsi="Arial" w:cs="Arial"/>
          <w:sz w:val="20"/>
          <w:szCs w:val="20"/>
        </w:rPr>
        <w:t>s</w:t>
      </w:r>
      <w:r w:rsidRPr="00950556">
        <w:rPr>
          <w:rFonts w:ascii="Arial" w:hAnsi="Arial" w:cs="Arial"/>
          <w:sz w:val="20"/>
          <w:szCs w:val="20"/>
        </w:rPr>
        <w:t xml:space="preserve"> </w:t>
      </w:r>
      <w:r>
        <w:rPr>
          <w:rFonts w:ascii="Arial" w:hAnsi="Arial" w:cs="Arial"/>
          <w:sz w:val="20"/>
          <w:szCs w:val="20"/>
        </w:rPr>
        <w:t xml:space="preserve">a group level difference in RTs, and in particular, when we take the mean at the reciprocal of RT-scale. We also examined the </w:t>
      </w:r>
      <m:oMath>
        <m:r>
          <w:rPr>
            <w:rFonts w:ascii="Cambria Math" w:hAnsi="Cambria Math" w:cs="Arial"/>
            <w:sz w:val="20"/>
            <w:szCs w:val="20"/>
          </w:rPr>
          <m:t>α</m:t>
        </m:r>
      </m:oMath>
      <w:r>
        <w:rPr>
          <w:rFonts w:ascii="Arial" w:hAnsi="Arial" w:cs="Arial"/>
          <w:sz w:val="20"/>
          <w:szCs w:val="20"/>
        </w:rPr>
        <w:t xml:space="preserve"> from </w:t>
      </w:r>
      <m:oMath>
        <m:r>
          <m:rPr>
            <m:sty m:val="p"/>
          </m:rPr>
          <w:rPr>
            <w:rFonts w:ascii="Cambria Math" w:hAnsi="Cambria Math" w:cs="Arial"/>
            <w:sz w:val="20"/>
            <w:szCs w:val="20"/>
          </w:rPr>
          <m:t>-0.5</m:t>
        </m:r>
      </m:oMath>
      <w:r>
        <w:rPr>
          <w:rFonts w:ascii="Arial" w:hAnsi="Arial" w:cs="Arial"/>
          <w:sz w:val="20"/>
          <w:szCs w:val="20"/>
        </w:rPr>
        <w:t xml:space="preserve"> to </w:t>
      </w:r>
      <m:oMath>
        <m:r>
          <m:rPr>
            <m:sty m:val="p"/>
          </m:rPr>
          <w:rPr>
            <w:rFonts w:ascii="Cambria Math" w:hAnsi="Cambria Math" w:cs="Arial"/>
            <w:sz w:val="20"/>
            <w:szCs w:val="20"/>
          </w:rPr>
          <m:t>-2</m:t>
        </m:r>
      </m:oMath>
      <w:r>
        <w:rPr>
          <w:rFonts w:ascii="Arial" w:hAnsi="Arial" w:cs="Arial"/>
          <w:sz w:val="20"/>
          <w:szCs w:val="20"/>
        </w:rPr>
        <w:t xml:space="preserve">; the strongest evidence of group level encoding is present for value of </w:t>
      </w:r>
      <m:oMath>
        <m:r>
          <w:rPr>
            <w:rFonts w:ascii="Cambria Math" w:hAnsi="Cambria Math" w:cs="Arial"/>
            <w:sz w:val="20"/>
            <w:szCs w:val="20"/>
          </w:rPr>
          <m:t>α</m:t>
        </m:r>
      </m:oMath>
      <w:r>
        <w:rPr>
          <w:rFonts w:ascii="Arial" w:hAnsi="Arial" w:cs="Arial"/>
          <w:sz w:val="20"/>
          <w:szCs w:val="20"/>
        </w:rPr>
        <w:t xml:space="preserve"> around 1. The effect of the reciprocal function can be reasonably explained with the range of values RT-scale takes; RT-scale across trials and participants fluctuates around 1; thus, </w:t>
      </w:r>
      <m:oMath>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μ</m:t>
                </m:r>
              </m:e>
            </m:acc>
          </m:e>
          <m:sub>
            <m:r>
              <m:rPr>
                <m:sty m:val="b"/>
              </m:rPr>
              <w:rPr>
                <w:rFonts w:ascii="Cambria Math" w:hAnsi="Cambria Math" w:cs="Arial"/>
                <w:sz w:val="20"/>
                <w:szCs w:val="20"/>
              </w:rPr>
              <m:t>Y</m:t>
            </m:r>
          </m:sub>
        </m:sSub>
        <m:r>
          <m:rPr>
            <m:sty m:val="p"/>
          </m:rPr>
          <w:rPr>
            <w:rFonts w:ascii="Cambria Math" w:hAnsi="Cambria Math" w:cs="Arial"/>
            <w:sz w:val="20"/>
            <w:szCs w:val="20"/>
          </w:rPr>
          <m:t>=</m:t>
        </m:r>
        <m:f>
          <m:fPr>
            <m:ctrlPr>
              <w:rPr>
                <w:rFonts w:ascii="Cambria Math" w:hAnsi="Cambria Math" w:cs="Arial"/>
                <w:sz w:val="20"/>
                <w:szCs w:val="20"/>
              </w:rPr>
            </m:ctrlPr>
          </m:fPr>
          <m:num>
            <m:r>
              <m:rPr>
                <m:sty m:val="p"/>
              </m:rPr>
              <w:rPr>
                <w:rFonts w:ascii="Cambria Math" w:hAnsi="Cambria Math" w:cs="Arial"/>
                <w:sz w:val="20"/>
                <w:szCs w:val="20"/>
              </w:rPr>
              <m:t>1</m:t>
            </m:r>
          </m:num>
          <m:den>
            <m:r>
              <m:rPr>
                <m:sty m:val="p"/>
              </m:rPr>
              <w:rPr>
                <w:rFonts w:ascii="Cambria Math" w:hAnsi="Cambria Math" w:cs="Arial"/>
                <w:sz w:val="20"/>
                <w:szCs w:val="20"/>
              </w:rPr>
              <m:t>9</m:t>
            </m:r>
          </m:den>
        </m:f>
        <m:nary>
          <m:naryPr>
            <m:chr m:val="∑"/>
            <m:limLoc m:val="undOvr"/>
            <m:ctrlPr>
              <w:rPr>
                <w:rFonts w:ascii="Cambria Math" w:hAnsi="Cambria Math" w:cs="Arial"/>
                <w:sz w:val="20"/>
                <w:szCs w:val="20"/>
              </w:rPr>
            </m:ctrlPr>
          </m:naryPr>
          <m:sub>
            <m:r>
              <w:rPr>
                <w:rFonts w:ascii="Cambria Math" w:hAnsi="Cambria Math" w:cs="Arial"/>
                <w:sz w:val="20"/>
                <w:szCs w:val="20"/>
              </w:rPr>
              <m:t>j</m:t>
            </m:r>
            <m:r>
              <m:rPr>
                <m:sty m:val="p"/>
              </m:rPr>
              <w:rPr>
                <w:rFonts w:ascii="Cambria Math" w:hAnsi="Cambria Math" w:cs="Arial"/>
                <w:sz w:val="20"/>
                <w:szCs w:val="20"/>
              </w:rPr>
              <m:t>=1</m:t>
            </m:r>
          </m:sub>
          <m:sup>
            <m:r>
              <m:rPr>
                <m:sty m:val="p"/>
              </m:rPr>
              <w:rPr>
                <w:rFonts w:ascii="Cambria Math" w:hAnsi="Cambria Math" w:cs="Arial"/>
                <w:sz w:val="20"/>
                <w:szCs w:val="20"/>
              </w:rPr>
              <m:t>9</m:t>
            </m:r>
          </m:sup>
          <m:e>
            <m:sSubSup>
              <m:sSubSupPr>
                <m:ctrlPr>
                  <w:rPr>
                    <w:rFonts w:ascii="Cambria Math" w:hAnsi="Cambria Math" w:cs="Arial"/>
                    <w:sz w:val="20"/>
                    <w:szCs w:val="20"/>
                  </w:rPr>
                </m:ctrlPr>
              </m:sSubSupPr>
              <m:e>
                <m:r>
                  <m:rPr>
                    <m:sty m:val="b"/>
                  </m:rPr>
                  <w:rPr>
                    <w:rFonts w:ascii="Cambria Math" w:hAnsi="Cambria Math" w:cs="Arial"/>
                    <w:sz w:val="20"/>
                    <w:szCs w:val="20"/>
                  </w:rPr>
                  <m:t>Z</m:t>
                </m:r>
              </m:e>
              <m:sub>
                <m:r>
                  <w:rPr>
                    <w:rFonts w:ascii="Cambria Math" w:hAnsi="Cambria Math" w:cs="Arial"/>
                    <w:sz w:val="20"/>
                    <w:szCs w:val="20"/>
                  </w:rPr>
                  <m:t>j</m:t>
                </m:r>
                <m:r>
                  <m:rPr>
                    <m:sty m:val="p"/>
                  </m:rPr>
                  <w:rPr>
                    <w:rFonts w:ascii="Cambria Math" w:hAnsi="Cambria Math" w:cs="Arial"/>
                    <w:sz w:val="20"/>
                    <w:szCs w:val="20"/>
                  </w:rPr>
                  <m:t>,:</m:t>
                </m:r>
              </m:sub>
              <m:sup>
                <m:r>
                  <m:rPr>
                    <m:sty m:val="p"/>
                  </m:rPr>
                  <w:rPr>
                    <w:rFonts w:ascii="Cambria Math" w:hAnsi="Cambria Math" w:cs="Arial"/>
                    <w:sz w:val="20"/>
                    <w:szCs w:val="20"/>
                  </w:rPr>
                  <m:t>-1</m:t>
                </m:r>
              </m:sup>
            </m:sSubSup>
          </m:e>
        </m:nary>
      </m:oMath>
      <w:r>
        <w:rPr>
          <w:rFonts w:ascii="Arial" w:hAnsi="Arial" w:cs="Arial"/>
          <w:sz w:val="20"/>
          <w:szCs w:val="20"/>
        </w:rPr>
        <w:t xml:space="preserve"> remains close to </w:t>
      </w:r>
      <m:oMath>
        <m:acc>
          <m:accPr>
            <m:chr m:val="̃"/>
            <m:ctrlPr>
              <w:rPr>
                <w:rFonts w:ascii="Cambria Math" w:hAnsi="Cambria Math" w:cs="Arial"/>
                <w:sz w:val="20"/>
                <w:szCs w:val="20"/>
              </w:rPr>
            </m:ctrlPr>
          </m:accPr>
          <m:e>
            <m:r>
              <m:rPr>
                <m:sty m:val="b"/>
              </m:rPr>
              <w:rPr>
                <w:rFonts w:ascii="Cambria Math" w:hAnsi="Cambria Math" w:cs="Arial"/>
                <w:sz w:val="20"/>
                <w:szCs w:val="20"/>
              </w:rPr>
              <m:t>μ</m:t>
            </m:r>
          </m:e>
        </m:acc>
        <m:r>
          <m:rPr>
            <m:sty m:val="p"/>
          </m:rPr>
          <w:rPr>
            <w:rFonts w:ascii="Cambria Math" w:hAnsi="Cambria Math" w:cs="Arial"/>
            <w:sz w:val="20"/>
            <w:szCs w:val="20"/>
          </w:rPr>
          <m:t xml:space="preserve"> </m:t>
        </m:r>
      </m:oMath>
      <w:r w:rsidRPr="002B47F1">
        <w:rPr>
          <w:rFonts w:ascii="Arial" w:hAnsi="Arial" w:cs="Arial"/>
          <w:sz w:val="20"/>
          <w:szCs w:val="20"/>
        </w:rPr>
        <w:t xml:space="preserve">as defined in </w:t>
      </w:r>
      <w:r>
        <w:rPr>
          <w:rFonts w:ascii="Arial" w:hAnsi="Arial" w:cs="Arial"/>
          <w:sz w:val="20"/>
          <w:szCs w:val="20"/>
        </w:rPr>
        <w:t xml:space="preserve">Equation (9.b) – here, </w:t>
      </w:r>
      <m:oMath>
        <m:r>
          <m:rPr>
            <m:sty m:val="b"/>
          </m:rPr>
          <w:rPr>
            <w:rFonts w:ascii="Cambria Math" w:hAnsi="Cambria Math" w:cs="Arial"/>
            <w:sz w:val="20"/>
            <w:szCs w:val="20"/>
          </w:rPr>
          <m:t>Y</m:t>
        </m:r>
      </m:oMath>
      <w:r w:rsidRPr="002B47F1">
        <w:rPr>
          <w:rFonts w:ascii="Arial" w:hAnsi="Arial" w:cs="Arial"/>
          <w:sz w:val="20"/>
          <w:szCs w:val="20"/>
        </w:rPr>
        <w:t xml:space="preserve"> is element wise reciprocal of </w:t>
      </w:r>
      <m:oMath>
        <m:r>
          <m:rPr>
            <m:sty m:val="b"/>
          </m:rPr>
          <w:rPr>
            <w:rFonts w:ascii="Cambria Math" w:hAnsi="Cambria Math" w:cs="Arial"/>
            <w:sz w:val="20"/>
            <w:szCs w:val="20"/>
          </w:rPr>
          <m:t>Z</m:t>
        </m:r>
      </m:oMath>
      <w:r>
        <w:rPr>
          <w:rFonts w:ascii="Arial" w:hAnsi="Arial" w:cs="Arial"/>
          <w:sz w:val="20"/>
          <w:szCs w:val="20"/>
        </w:rPr>
        <w:t xml:space="preserve">. With </w:t>
      </w:r>
      <w:r w:rsidRPr="00241E4E">
        <w:rPr>
          <w:rFonts w:ascii="Arial" w:hAnsi="Arial" w:cs="Arial"/>
          <w:sz w:val="20"/>
          <w:szCs w:val="20"/>
        </w:rPr>
        <w:t>a first-order Taylor</w:t>
      </w:r>
      <w:r>
        <w:rPr>
          <w:rFonts w:ascii="Arial" w:hAnsi="Arial" w:cs="Arial"/>
          <w:sz w:val="20"/>
          <w:szCs w:val="20"/>
        </w:rPr>
        <w:t xml:space="preserve"> </w:t>
      </w:r>
      <w:r w:rsidRPr="00241E4E">
        <w:rPr>
          <w:rFonts w:ascii="Arial" w:hAnsi="Arial" w:cs="Arial"/>
          <w:sz w:val="20"/>
          <w:szCs w:val="20"/>
        </w:rPr>
        <w:t xml:space="preserve">approximation, the covariance of </w:t>
      </w:r>
      <m:oMath>
        <m:r>
          <m:rPr>
            <m:sty m:val="b"/>
          </m:rPr>
          <w:rPr>
            <w:rFonts w:ascii="Cambria Math" w:hAnsi="Cambria Math" w:cs="Arial"/>
            <w:sz w:val="20"/>
            <w:szCs w:val="20"/>
          </w:rPr>
          <m:t>Y</m:t>
        </m:r>
      </m:oMath>
      <w:r>
        <w:rPr>
          <w:rFonts w:ascii="Arial" w:hAnsi="Arial" w:cs="Arial"/>
          <w:sz w:val="20"/>
          <w:szCs w:val="20"/>
        </w:rPr>
        <w:t xml:space="preserve"> </w:t>
      </w:r>
      <w:r w:rsidRPr="00241E4E">
        <w:rPr>
          <w:rFonts w:ascii="Arial" w:hAnsi="Arial" w:cs="Arial"/>
          <w:sz w:val="20"/>
          <w:szCs w:val="20"/>
        </w:rPr>
        <w:t>(</w:t>
      </w:r>
      <m:oMath>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Σ</m:t>
                </m:r>
              </m:e>
            </m:acc>
          </m:e>
          <m:sub>
            <m:r>
              <m:rPr>
                <m:sty m:val="b"/>
              </m:rPr>
              <w:rPr>
                <w:rFonts w:ascii="Cambria Math" w:hAnsi="Cambria Math" w:cs="Arial"/>
                <w:sz w:val="20"/>
                <w:szCs w:val="20"/>
              </w:rPr>
              <m:t>Y</m:t>
            </m:r>
          </m:sub>
        </m:sSub>
      </m:oMath>
      <w:r w:rsidRPr="00241E4E">
        <w:rPr>
          <w:rFonts w:ascii="Arial" w:hAnsi="Arial" w:cs="Arial"/>
          <w:sz w:val="20"/>
          <w:szCs w:val="20"/>
        </w:rPr>
        <w:t xml:space="preserve">) can be written as </w:t>
      </w:r>
      <m:oMath>
        <m:sSub>
          <m:sSubPr>
            <m:ctrlPr>
              <w:rPr>
                <w:rFonts w:ascii="Cambria Math" w:hAnsi="Cambria Math" w:cs="Arial"/>
                <w:sz w:val="20"/>
                <w:szCs w:val="20"/>
              </w:rPr>
            </m:ctrlPr>
          </m:sSubPr>
          <m:e>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Σ</m:t>
                    </m:r>
                  </m:e>
                </m:acc>
              </m:e>
              <m:sub>
                <m:r>
                  <m:rPr>
                    <m:sty m:val="b"/>
                  </m:rPr>
                  <w:rPr>
                    <w:rFonts w:ascii="Cambria Math" w:hAnsi="Cambria Math" w:cs="Arial"/>
                    <w:sz w:val="20"/>
                    <w:szCs w:val="20"/>
                  </w:rPr>
                  <m:t>Y</m:t>
                </m:r>
              </m:sub>
            </m:sSub>
            <m:r>
              <m:rPr>
                <m:sty m:val="p"/>
              </m:rPr>
              <w:rPr>
                <w:rFonts w:ascii="Cambria Math" w:hAnsi="Cambria Math" w:cs="Arial"/>
                <w:sz w:val="20"/>
                <w:szCs w:val="20"/>
              </w:rPr>
              <m:t>=</m:t>
            </m:r>
            <m:r>
              <m:rPr>
                <m:sty m:val="b"/>
              </m:rPr>
              <w:rPr>
                <w:rFonts w:ascii="Cambria Math" w:hAnsi="Cambria Math" w:cs="Arial"/>
                <w:sz w:val="20"/>
                <w:szCs w:val="20"/>
              </w:rPr>
              <m:t>D</m:t>
            </m:r>
            <m:acc>
              <m:accPr>
                <m:chr m:val="̃"/>
                <m:ctrlPr>
                  <w:rPr>
                    <w:rFonts w:ascii="Cambria Math" w:hAnsi="Cambria Math" w:cs="Arial"/>
                    <w:sz w:val="20"/>
                    <w:szCs w:val="20"/>
                  </w:rPr>
                </m:ctrlPr>
              </m:accPr>
              <m:e>
                <m:r>
                  <m:rPr>
                    <m:sty m:val="b"/>
                  </m:rPr>
                  <w:rPr>
                    <w:rFonts w:ascii="Cambria Math" w:hAnsi="Cambria Math" w:cs="Arial"/>
                    <w:sz w:val="20"/>
                    <w:szCs w:val="20"/>
                  </w:rPr>
                  <m:t>Σ</m:t>
                </m:r>
              </m:e>
            </m:acc>
          </m:e>
          <m:sub>
            <m:r>
              <m:rPr>
                <m:sty m:val="bi"/>
              </m:rPr>
              <w:rPr>
                <w:rFonts w:ascii="Cambria Math" w:hAnsi="Cambria Math" w:cs="Arial"/>
                <w:sz w:val="20"/>
                <w:szCs w:val="20"/>
              </w:rPr>
              <m:t>x</m:t>
            </m:r>
          </m:sub>
        </m:sSub>
        <m:r>
          <m:rPr>
            <m:sty m:val="b"/>
          </m:rPr>
          <w:rPr>
            <w:rFonts w:ascii="Cambria Math" w:hAnsi="Cambria Math" w:cs="Arial"/>
            <w:sz w:val="20"/>
            <w:szCs w:val="20"/>
          </w:rPr>
          <m:t>D</m:t>
        </m:r>
      </m:oMath>
      <w:r w:rsidRPr="002B47F1">
        <w:rPr>
          <w:rFonts w:ascii="Arial" w:hAnsi="Arial" w:cs="Arial"/>
          <w:sz w:val="20"/>
          <w:szCs w:val="20"/>
        </w:rPr>
        <w:t xml:space="preserve"> </w:t>
      </w:r>
      <w:r>
        <w:rPr>
          <w:rFonts w:ascii="Arial" w:hAnsi="Arial" w:cs="Arial"/>
          <w:sz w:val="20"/>
          <w:szCs w:val="20"/>
        </w:rPr>
        <w:t>where</w:t>
      </w:r>
      <m:oMath>
        <m:sSub>
          <m:sSubPr>
            <m:ctrlPr>
              <w:rPr>
                <w:rFonts w:ascii="Cambria Math" w:hAnsi="Cambria Math" w:cs="Arial"/>
                <w:sz w:val="20"/>
                <w:szCs w:val="20"/>
              </w:rPr>
            </m:ctrlPr>
          </m:sSubPr>
          <m:e>
            <m:r>
              <m:rPr>
                <m:sty m:val="p"/>
              </m:rPr>
              <w:rPr>
                <w:rFonts w:ascii="Cambria Math" w:hAnsi="Cambria Math" w:cs="Arial"/>
                <w:sz w:val="20"/>
                <w:szCs w:val="20"/>
              </w:rPr>
              <m:t xml:space="preserve"> </m:t>
            </m:r>
            <m:acc>
              <m:accPr>
                <m:chr m:val="̃"/>
                <m:ctrlPr>
                  <w:rPr>
                    <w:rFonts w:ascii="Cambria Math" w:hAnsi="Cambria Math" w:cs="Arial"/>
                    <w:sz w:val="20"/>
                    <w:szCs w:val="20"/>
                  </w:rPr>
                </m:ctrlPr>
              </m:accPr>
              <m:e>
                <m:r>
                  <m:rPr>
                    <m:sty m:val="b"/>
                  </m:rPr>
                  <w:rPr>
                    <w:rFonts w:ascii="Cambria Math" w:hAnsi="Cambria Math" w:cs="Arial"/>
                    <w:sz w:val="20"/>
                    <w:szCs w:val="20"/>
                  </w:rPr>
                  <m:t>Σ</m:t>
                </m:r>
              </m:e>
            </m:acc>
          </m:e>
          <m:sub>
            <m:r>
              <m:rPr>
                <m:sty m:val="bi"/>
              </m:rPr>
              <w:rPr>
                <w:rFonts w:ascii="Cambria Math" w:hAnsi="Cambria Math" w:cs="Arial"/>
                <w:sz w:val="20"/>
                <w:szCs w:val="20"/>
              </w:rPr>
              <m:t>x</m:t>
            </m:r>
          </m:sub>
        </m:sSub>
      </m:oMath>
      <w:r w:rsidRPr="002B47F1">
        <w:rPr>
          <w:rFonts w:ascii="Arial" w:hAnsi="Arial" w:cs="Arial"/>
          <w:sz w:val="20"/>
          <w:szCs w:val="20"/>
        </w:rPr>
        <w:t xml:space="preserve"> is the covariance of </w:t>
      </w:r>
      <m:oMath>
        <m:sSub>
          <m:sSubPr>
            <m:ctrlPr>
              <w:rPr>
                <w:rFonts w:ascii="Cambria Math" w:hAnsi="Cambria Math"/>
              </w:rPr>
            </m:ctrlPr>
          </m:sSubPr>
          <m:e>
            <m:r>
              <m:rPr>
                <m:sty m:val="bi"/>
              </m:rPr>
              <w:rPr>
                <w:rFonts w:ascii="Cambria Math" w:hAnsi="Cambria Math"/>
              </w:rPr>
              <m:t>x</m:t>
            </m:r>
          </m:e>
          <m:sub>
            <m:r>
              <w:rPr>
                <w:rFonts w:ascii="Cambria Math" w:hAnsi="Cambria Math"/>
              </w:rPr>
              <m:t>i</m:t>
            </m:r>
          </m:sub>
        </m:sSub>
      </m:oMath>
      <w:r w:rsidRPr="002B47F1">
        <w:rPr>
          <w:rFonts w:ascii="Arial" w:hAnsi="Arial" w:cs="Arial"/>
          <w:sz w:val="20"/>
          <w:szCs w:val="20"/>
        </w:rPr>
        <w:t xml:space="preserve"> and </w:t>
      </w:r>
      <w:r>
        <w:rPr>
          <w:rFonts w:ascii="Arial" w:hAnsi="Arial" w:cs="Arial"/>
          <w:sz w:val="20"/>
          <w:szCs w:val="20"/>
        </w:rPr>
        <w:t xml:space="preserve"> </w:t>
      </w:r>
      <m:oMath>
        <m:r>
          <m:rPr>
            <m:sty m:val="b"/>
          </m:rPr>
          <w:rPr>
            <w:rFonts w:ascii="Cambria Math" w:hAnsi="Cambria Math" w:cs="Arial"/>
            <w:sz w:val="20"/>
            <w:szCs w:val="20"/>
          </w:rPr>
          <m:t>D</m:t>
        </m:r>
        <m:r>
          <m:rPr>
            <m:sty m:val="p"/>
          </m:rPr>
          <w:rPr>
            <w:rFonts w:ascii="Cambria Math" w:hAnsi="Cambria Math" w:cs="Arial"/>
            <w:sz w:val="20"/>
            <w:szCs w:val="20"/>
          </w:rPr>
          <m:t>=</m:t>
        </m:r>
        <m:r>
          <w:rPr>
            <w:rFonts w:ascii="Cambria Math" w:hAnsi="Cambria Math" w:cs="Arial"/>
            <w:sz w:val="20"/>
            <w:szCs w:val="20"/>
          </w:rPr>
          <m:t>diag</m:t>
        </m:r>
        <m:r>
          <m:rPr>
            <m:sty m:val="p"/>
          </m:rPr>
          <w:rPr>
            <w:rFonts w:ascii="Cambria Math" w:hAnsi="Cambria Math" w:cs="Arial"/>
            <w:sz w:val="20"/>
            <w:szCs w:val="20"/>
          </w:rPr>
          <m:t>(</m:t>
        </m:r>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μ</m:t>
                </m:r>
              </m:e>
            </m:acc>
          </m:e>
          <m:sub>
            <m:r>
              <m:rPr>
                <m:sty m:val="b"/>
              </m:rPr>
              <w:rPr>
                <w:rFonts w:ascii="Cambria Math" w:hAnsi="Cambria Math" w:cs="Arial"/>
                <w:sz w:val="20"/>
                <w:szCs w:val="20"/>
              </w:rPr>
              <m:t>Y</m:t>
            </m:r>
          </m:sub>
        </m:sSub>
        <m:r>
          <m:rPr>
            <m:sty m:val="p"/>
          </m:rPr>
          <w:rPr>
            <w:rFonts w:ascii="Cambria Math" w:hAnsi="Cambria Math" w:cs="Arial"/>
            <w:sz w:val="20"/>
            <w:szCs w:val="20"/>
          </w:rPr>
          <m:t>)</m:t>
        </m:r>
      </m:oMath>
      <w:r w:rsidRPr="002B47F1">
        <w:rPr>
          <w:rFonts w:ascii="Arial" w:hAnsi="Arial" w:cs="Arial"/>
          <w:sz w:val="20"/>
          <w:szCs w:val="20"/>
        </w:rPr>
        <w:t xml:space="preserve"> (same rationale can be applied to covariance of </w:t>
      </w:r>
      <m:oMath>
        <m:r>
          <m:rPr>
            <m:sty m:val="b"/>
          </m:rPr>
          <w:rPr>
            <w:rFonts w:ascii="Cambria Math" w:hAnsi="Cambria Math" w:cs="Arial"/>
            <w:sz w:val="20"/>
            <w:szCs w:val="20"/>
          </w:rPr>
          <m:t>Z</m:t>
        </m:r>
      </m:oMath>
      <w:r w:rsidRPr="002B47F1">
        <w:rPr>
          <w:rFonts w:ascii="Arial" w:hAnsi="Arial" w:cs="Arial"/>
          <w:sz w:val="20"/>
          <w:szCs w:val="20"/>
        </w:rPr>
        <w:t>)</w:t>
      </w:r>
      <w:r>
        <w:rPr>
          <w:rFonts w:ascii="Arial" w:hAnsi="Arial" w:cs="Arial"/>
          <w:sz w:val="20"/>
          <w:szCs w:val="20"/>
        </w:rPr>
        <w:t xml:space="preserve">. </w:t>
      </w:r>
      <w:r w:rsidRPr="002B47F1">
        <w:rPr>
          <w:rFonts w:ascii="Arial" w:hAnsi="Arial" w:cs="Arial"/>
          <w:sz w:val="20"/>
          <w:szCs w:val="20"/>
        </w:rPr>
        <w:t>By applying the inverse transformation, large magnitudes of RT-scale are more suppressed. Such compression of RT time series leads to preservation of the covariance contribution (</w:t>
      </w:r>
      <m:oMath>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Σ</m:t>
                </m:r>
              </m:e>
            </m:acc>
          </m:e>
          <m:sub>
            <m:r>
              <m:rPr>
                <m:sty m:val="b"/>
              </m:rPr>
              <w:rPr>
                <w:rFonts w:ascii="Cambria Math" w:hAnsi="Cambria Math" w:cs="Arial"/>
                <w:sz w:val="20"/>
                <w:szCs w:val="20"/>
              </w:rPr>
              <m:t>Y</m:t>
            </m:r>
          </m:sub>
        </m:sSub>
      </m:oMath>
      <w:r w:rsidRPr="002B47F1">
        <w:rPr>
          <w:rFonts w:ascii="Arial" w:hAnsi="Arial" w:cs="Arial"/>
          <w:sz w:val="20"/>
          <w:szCs w:val="20"/>
        </w:rPr>
        <w:t xml:space="preserve">) into a more stable structure since </w:t>
      </w:r>
      <m:oMath>
        <m:sSub>
          <m:sSubPr>
            <m:ctrlPr>
              <w:rPr>
                <w:rFonts w:ascii="Cambria Math" w:hAnsi="Cambria Math" w:cs="Arial"/>
                <w:sz w:val="20"/>
                <w:szCs w:val="20"/>
              </w:rPr>
            </m:ctrlPr>
          </m:sSubPr>
          <m:e>
            <m:acc>
              <m:accPr>
                <m:chr m:val="̃"/>
                <m:ctrlPr>
                  <w:rPr>
                    <w:rFonts w:ascii="Cambria Math" w:hAnsi="Cambria Math" w:cs="Arial"/>
                    <w:sz w:val="20"/>
                    <w:szCs w:val="20"/>
                  </w:rPr>
                </m:ctrlPr>
              </m:accPr>
              <m:e>
                <m:r>
                  <m:rPr>
                    <m:sty m:val="b"/>
                  </m:rPr>
                  <w:rPr>
                    <w:rFonts w:ascii="Cambria Math" w:hAnsi="Cambria Math" w:cs="Arial"/>
                    <w:sz w:val="20"/>
                    <w:szCs w:val="20"/>
                  </w:rPr>
                  <m:t>μ</m:t>
                </m:r>
              </m:e>
            </m:acc>
          </m:e>
          <m:sub>
            <m:r>
              <m:rPr>
                <m:sty m:val="b"/>
              </m:rPr>
              <w:rPr>
                <w:rFonts w:ascii="Cambria Math" w:hAnsi="Cambria Math" w:cs="Arial"/>
                <w:sz w:val="20"/>
                <w:szCs w:val="20"/>
              </w:rPr>
              <m:t>Y</m:t>
            </m:r>
          </m:sub>
        </m:sSub>
      </m:oMath>
      <w:r w:rsidRPr="002B47F1">
        <w:rPr>
          <w:rFonts w:ascii="Arial" w:hAnsi="Arial" w:cs="Arial"/>
          <w:sz w:val="20"/>
          <w:szCs w:val="20"/>
        </w:rPr>
        <w:t xml:space="preserve"> and therefore diagonal elements of </w:t>
      </w:r>
      <m:oMath>
        <m:r>
          <m:rPr>
            <m:sty m:val="b"/>
          </m:rPr>
          <w:rPr>
            <w:rFonts w:ascii="Cambria Math" w:hAnsi="Cambria Math" w:cs="Arial"/>
            <w:sz w:val="20"/>
            <w:szCs w:val="20"/>
          </w:rPr>
          <m:t>D</m:t>
        </m:r>
      </m:oMath>
      <w:r w:rsidRPr="002B47F1">
        <w:rPr>
          <w:rFonts w:ascii="Arial" w:hAnsi="Arial" w:cs="Arial"/>
          <w:sz w:val="20"/>
          <w:szCs w:val="20"/>
        </w:rPr>
        <w:t xml:space="preserve"> are around 1. Consequently, inverse scaling prevents single-trial noise from dominating the objective function (8), allowing the stable, mean contribution and revealing underlying group-level differences observed at trial 4.</w:t>
      </w:r>
    </w:p>
    <w:p w14:paraId="1FE349D7" w14:textId="0AA9B60F" w:rsidR="0000778B" w:rsidRPr="00034B9E" w:rsidRDefault="0000778B" w:rsidP="00034B9E">
      <w:pPr>
        <w:jc w:val="both"/>
        <w:rPr>
          <w:rFonts w:ascii="Arial" w:eastAsia="Times New Roman" w:hAnsi="Arial" w:cs="Arial"/>
          <w:sz w:val="20"/>
          <w:szCs w:val="20"/>
        </w:rPr>
      </w:pPr>
      <w:r w:rsidRPr="0000778B">
        <w:rPr>
          <w:rFonts w:ascii="Arial" w:eastAsia="Times New Roman" w:hAnsi="Arial" w:cs="Arial"/>
          <w:sz w:val="20"/>
          <w:szCs w:val="20"/>
        </w:rPr>
        <w:t xml:space="preserve">To assess whether SI state is extended beyond the dominant latent dimension (PC1), we examined other PCs and in particular the second principal component (PC2). In contrast to PC1, PC2 did not exhibit reliable early-trial separation, and trial-wise differences observed at later trials did not reach statistical significance after Bonferroni correction for multiple comparisons. </w:t>
      </w:r>
      <w:r w:rsidRPr="00355CDA">
        <w:rPr>
          <w:rFonts w:ascii="Arial" w:eastAsia="Times New Roman" w:hAnsi="Arial" w:cs="Arial"/>
          <w:sz w:val="20"/>
          <w:szCs w:val="20"/>
        </w:rPr>
        <w:t xml:space="preserve">SI Appendix, </w:t>
      </w:r>
      <w:r>
        <w:rPr>
          <w:rFonts w:ascii="Arial" w:eastAsia="Times New Roman" w:hAnsi="Arial" w:cs="Arial"/>
          <w:sz w:val="20"/>
          <w:szCs w:val="20"/>
        </w:rPr>
        <w:t>s</w:t>
      </w:r>
      <w:r w:rsidRPr="00355CDA">
        <w:rPr>
          <w:rFonts w:ascii="Arial" w:eastAsia="Times New Roman" w:hAnsi="Arial" w:cs="Arial"/>
          <w:sz w:val="20"/>
          <w:szCs w:val="20"/>
        </w:rPr>
        <w:t xml:space="preserve">ection </w:t>
      </w:r>
      <w:r>
        <w:rPr>
          <w:rFonts w:ascii="Arial" w:eastAsia="Times New Roman" w:hAnsi="Arial" w:cs="Arial"/>
          <w:sz w:val="20"/>
          <w:szCs w:val="20"/>
        </w:rPr>
        <w:t>4</w:t>
      </w:r>
      <w:r w:rsidRPr="00355CDA">
        <w:rPr>
          <w:rFonts w:ascii="Arial" w:eastAsia="Times New Roman" w:hAnsi="Arial" w:cs="Arial"/>
          <w:sz w:val="20"/>
          <w:szCs w:val="20"/>
        </w:rPr>
        <w:t xml:space="preserve"> and Fig. S</w:t>
      </w:r>
      <w:r>
        <w:rPr>
          <w:rFonts w:ascii="Arial" w:eastAsia="Times New Roman" w:hAnsi="Arial" w:cs="Arial"/>
          <w:sz w:val="20"/>
          <w:szCs w:val="20"/>
        </w:rPr>
        <w:t xml:space="preserve">4 </w:t>
      </w:r>
      <w:r w:rsidRPr="0000778B">
        <w:rPr>
          <w:rFonts w:ascii="Arial" w:eastAsia="Times New Roman" w:hAnsi="Arial" w:cs="Arial"/>
          <w:sz w:val="20"/>
          <w:szCs w:val="20"/>
        </w:rPr>
        <w:t>shows PC2 trajectories and associated trial-wise p- and q-values to provide further information on PC1 and PC2 encoding of SI state.</w:t>
      </w:r>
    </w:p>
    <w:p w14:paraId="45F54B32" w14:textId="316B41A6" w:rsidR="00F761D2" w:rsidRPr="001D4E64" w:rsidRDefault="00F761D2" w:rsidP="001D4E64">
      <w:pPr>
        <w:widowControl w:val="0"/>
        <w:pBdr>
          <w:top w:val="nil"/>
          <w:left w:val="nil"/>
          <w:bottom w:val="nil"/>
          <w:right w:val="nil"/>
          <w:between w:val="nil"/>
        </w:pBdr>
        <w:spacing w:after="0"/>
        <w:contextualSpacing/>
        <w:rPr>
          <w:rFonts w:ascii="Arial" w:hAnsi="Arial" w:cs="Arial"/>
          <w:b/>
          <w:bCs/>
          <w:color w:val="000000"/>
          <w:sz w:val="20"/>
          <w:szCs w:val="20"/>
        </w:rPr>
      </w:pPr>
      <w:r w:rsidRPr="001D4E64">
        <w:rPr>
          <w:rFonts w:ascii="Arial" w:hAnsi="Arial" w:cs="Arial"/>
          <w:b/>
          <w:bCs/>
          <w:color w:val="000000"/>
          <w:sz w:val="20"/>
          <w:szCs w:val="20"/>
        </w:rPr>
        <w:t>Bilinear Logistic Regression Classifier</w:t>
      </w:r>
    </w:p>
    <w:p w14:paraId="023A6F8E" w14:textId="45232E85" w:rsidR="00082843" w:rsidRPr="009274A0" w:rsidRDefault="00142ABC" w:rsidP="001D4E64">
      <w:pPr>
        <w:widowControl w:val="0"/>
        <w:pBdr>
          <w:top w:val="nil"/>
          <w:left w:val="nil"/>
          <w:bottom w:val="nil"/>
          <w:right w:val="nil"/>
          <w:between w:val="nil"/>
        </w:pBdr>
        <w:spacing w:after="0"/>
        <w:contextualSpacing/>
        <w:rPr>
          <w:rFonts w:ascii="Arial" w:eastAsia="Times New Roman" w:hAnsi="Arial" w:cs="Arial"/>
          <w:sz w:val="20"/>
          <w:szCs w:val="20"/>
        </w:rPr>
      </w:pPr>
      <w:r>
        <w:rPr>
          <w:rFonts w:ascii="Arial" w:hAnsi="Arial" w:cs="Arial"/>
          <w:color w:val="000000"/>
          <w:sz w:val="20"/>
          <w:szCs w:val="20"/>
        </w:rPr>
        <w:t>Here we</w:t>
      </w:r>
      <w:r w:rsidR="001B7F1C" w:rsidRPr="009274A0">
        <w:rPr>
          <w:rFonts w:ascii="Arial" w:eastAsia="Times New Roman" w:hAnsi="Arial" w:cs="Arial"/>
          <w:sz w:val="20"/>
          <w:szCs w:val="20"/>
        </w:rPr>
        <w:t xml:space="preserve"> describe how the parameters of the bilinear logistic regression model were estimated and how predictive performance was evaluated</w:t>
      </w:r>
      <w:r w:rsidR="00082843" w:rsidRPr="009274A0">
        <w:rPr>
          <w:rFonts w:ascii="Arial" w:eastAsia="Times New Roman" w:hAnsi="Arial" w:cs="Arial"/>
          <w:sz w:val="20"/>
          <w:szCs w:val="20"/>
        </w:rPr>
        <w:t xml:space="preserve">. For each participant </w:t>
      </w:r>
      <m:oMath>
        <m:r>
          <w:rPr>
            <w:rFonts w:ascii="Cambria Math" w:eastAsia="Times New Roman" w:hAnsi="Cambria Math" w:cs="Arial"/>
            <w:sz w:val="20"/>
            <w:szCs w:val="20"/>
          </w:rPr>
          <m:t>i</m:t>
        </m:r>
      </m:oMath>
      <w:r w:rsidR="00082843" w:rsidRPr="009274A0">
        <w:rPr>
          <w:rFonts w:ascii="Arial" w:eastAsia="Times New Roman" w:hAnsi="Arial" w:cs="Arial"/>
          <w:sz w:val="20"/>
          <w:szCs w:val="20"/>
        </w:rPr>
        <w:t xml:space="preserve">, </w:t>
      </w:r>
      <w:r>
        <w:rPr>
          <w:rFonts w:ascii="Arial" w:eastAsia="Times New Roman" w:hAnsi="Arial" w:cs="Arial"/>
          <w:sz w:val="20"/>
          <w:szCs w:val="20"/>
        </w:rPr>
        <w:t>RT</w:t>
      </w:r>
      <w:r w:rsidR="00082843" w:rsidRPr="009274A0">
        <w:rPr>
          <w:rFonts w:ascii="Arial" w:eastAsia="Times New Roman" w:hAnsi="Arial" w:cs="Arial"/>
          <w:sz w:val="20"/>
          <w:szCs w:val="20"/>
        </w:rPr>
        <w:t xml:space="preserve"> data from the </w:t>
      </w:r>
      <w:r w:rsidR="009C42D2" w:rsidRPr="009274A0">
        <w:rPr>
          <w:rFonts w:ascii="Arial" w:eastAsia="Times New Roman" w:hAnsi="Arial" w:cs="Arial"/>
          <w:sz w:val="20"/>
          <w:szCs w:val="20"/>
        </w:rPr>
        <w:t>“</w:t>
      </w:r>
      <w:r w:rsidR="00082843" w:rsidRPr="009274A0">
        <w:rPr>
          <w:rFonts w:ascii="Arial" w:eastAsia="Times New Roman" w:hAnsi="Arial" w:cs="Arial"/>
          <w:sz w:val="20"/>
          <w:szCs w:val="20"/>
        </w:rPr>
        <w:t>Death + Me</w:t>
      </w:r>
      <w:r w:rsidR="009C42D2" w:rsidRPr="009274A0">
        <w:rPr>
          <w:rFonts w:ascii="Arial" w:eastAsia="Times New Roman" w:hAnsi="Arial" w:cs="Arial"/>
          <w:sz w:val="20"/>
          <w:szCs w:val="20"/>
        </w:rPr>
        <w:t>”</w:t>
      </w:r>
      <w:r w:rsidR="00082843" w:rsidRPr="009274A0">
        <w:rPr>
          <w:rFonts w:ascii="Arial" w:eastAsia="Times New Roman" w:hAnsi="Arial" w:cs="Arial"/>
          <w:sz w:val="20"/>
          <w:szCs w:val="20"/>
        </w:rPr>
        <w:t xml:space="preserve"> blocks were represented as a matrix </w:t>
      </w:r>
      <m:oMath>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Z</m:t>
            </m:r>
          </m:e>
          <m:sub>
            <m:r>
              <w:rPr>
                <w:rFonts w:ascii="Cambria Math" w:eastAsia="Times New Roman" w:hAnsi="Cambria Math" w:cs="Arial"/>
                <w:sz w:val="20"/>
                <w:szCs w:val="20"/>
              </w:rPr>
              <m:t>i</m:t>
            </m:r>
          </m:sub>
        </m:sSub>
        <m:r>
          <m:rPr>
            <m:sty m:val="p"/>
          </m:rPr>
          <w:rPr>
            <w:rFonts w:ascii="Cambria Math" w:eastAsia="Times New Roman" w:hAnsi="Cambria Math" w:cs="Arial"/>
            <w:sz w:val="20"/>
            <w:szCs w:val="20"/>
          </w:rPr>
          <m:t>∈</m:t>
        </m:r>
        <m:sSup>
          <m:sSupPr>
            <m:ctrlPr>
              <w:rPr>
                <w:rFonts w:ascii="Cambria Math" w:eastAsia="Times New Roman" w:hAnsi="Cambria Math" w:cs="Arial"/>
                <w:sz w:val="20"/>
                <w:szCs w:val="20"/>
              </w:rPr>
            </m:ctrlPr>
          </m:sSupPr>
          <m:e>
            <m:r>
              <m:rPr>
                <m:scr m:val="double-struck"/>
                <m:sty m:val="p"/>
              </m:rPr>
              <w:rPr>
                <w:rFonts w:ascii="Cambria Math" w:eastAsia="Times New Roman" w:hAnsi="Cambria Math" w:cs="Arial"/>
                <w:sz w:val="20"/>
                <w:szCs w:val="20"/>
              </w:rPr>
              <m:t>R</m:t>
            </m:r>
          </m:e>
          <m:sup>
            <m:r>
              <m:rPr>
                <m:sty m:val="p"/>
              </m:rPr>
              <w:rPr>
                <w:rFonts w:ascii="Cambria Math" w:eastAsia="Times New Roman" w:hAnsi="Cambria Math" w:cs="Arial"/>
                <w:sz w:val="20"/>
                <w:szCs w:val="20"/>
              </w:rPr>
              <m:t>9×20</m:t>
            </m:r>
          </m:sup>
        </m:sSup>
      </m:oMath>
      <w:r w:rsidR="00082843" w:rsidRPr="009274A0">
        <w:rPr>
          <w:rFonts w:ascii="Arial" w:eastAsia="Times New Roman" w:hAnsi="Arial" w:cs="Arial"/>
          <w:sz w:val="20"/>
          <w:szCs w:val="20"/>
        </w:rPr>
        <w:t xml:space="preserve">, and SI state was encoded as a binary outcome variable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y</m:t>
            </m:r>
          </m:e>
          <m:sub>
            <m:r>
              <w:rPr>
                <w:rFonts w:ascii="Cambria Math" w:eastAsia="Times New Roman" w:hAnsi="Cambria Math" w:cs="Arial"/>
                <w:sz w:val="20"/>
                <w:szCs w:val="20"/>
              </w:rPr>
              <m:t>i</m:t>
            </m:r>
          </m:sub>
        </m:sSub>
        <m:r>
          <m:rPr>
            <m:sty m:val="p"/>
          </m:rPr>
          <w:rPr>
            <w:rFonts w:ascii="Cambria Math" w:eastAsia="Times New Roman" w:hAnsi="Cambria Math" w:cs="Cambria Math"/>
            <w:sz w:val="20"/>
            <w:szCs w:val="20"/>
          </w:rPr>
          <m:t>∈</m:t>
        </m:r>
        <m:r>
          <m:rPr>
            <m:sty m:val="p"/>
          </m:rPr>
          <w:rPr>
            <w:rFonts w:ascii="Cambria Math" w:eastAsia="Times New Roman" w:hAnsi="Cambria Math" w:cs="Arial"/>
            <w:sz w:val="20"/>
            <w:szCs w:val="20"/>
          </w:rPr>
          <m:t>{0,1}</m:t>
        </m:r>
      </m:oMath>
      <w:r w:rsidR="00082843" w:rsidRPr="009274A0">
        <w:rPr>
          <w:rFonts w:ascii="Arial" w:eastAsia="Times New Roman" w:hAnsi="Arial" w:cs="Arial"/>
          <w:sz w:val="20"/>
          <w:szCs w:val="20"/>
        </w:rPr>
        <w:t xml:space="preserve">, corresponding to </w:t>
      </w:r>
      <w:r w:rsidR="00C14453">
        <w:rPr>
          <w:rFonts w:ascii="Arial" w:hAnsi="Arial" w:cs="Arial"/>
          <w:sz w:val="20"/>
          <w:szCs w:val="20"/>
        </w:rPr>
        <w:t xml:space="preserve">without </w:t>
      </w:r>
      <w:r w:rsidR="00082843" w:rsidRPr="009274A0">
        <w:rPr>
          <w:rFonts w:ascii="Arial" w:eastAsia="Times New Roman" w:hAnsi="Arial" w:cs="Arial"/>
          <w:sz w:val="20"/>
          <w:szCs w:val="20"/>
        </w:rPr>
        <w:t xml:space="preserve">active </w:t>
      </w:r>
      <w:r w:rsidR="00C14453">
        <w:rPr>
          <w:rFonts w:ascii="Arial" w:eastAsia="Times New Roman" w:hAnsi="Arial" w:cs="Arial"/>
          <w:sz w:val="20"/>
          <w:szCs w:val="20"/>
        </w:rPr>
        <w:t xml:space="preserve">SI </w:t>
      </w:r>
      <w:r w:rsidR="00082843" w:rsidRPr="009274A0">
        <w:rPr>
          <w:rFonts w:ascii="Arial" w:eastAsia="Times New Roman" w:hAnsi="Arial" w:cs="Arial"/>
          <w:sz w:val="20"/>
          <w:szCs w:val="20"/>
        </w:rPr>
        <w:t xml:space="preserve">versus </w:t>
      </w:r>
      <w:r>
        <w:rPr>
          <w:rFonts w:ascii="Arial" w:eastAsia="Times New Roman" w:hAnsi="Arial" w:cs="Arial"/>
          <w:sz w:val="20"/>
          <w:szCs w:val="20"/>
        </w:rPr>
        <w:t xml:space="preserve">with </w:t>
      </w:r>
      <w:r w:rsidR="00082843" w:rsidRPr="009274A0">
        <w:rPr>
          <w:rFonts w:ascii="Arial" w:eastAsia="Times New Roman" w:hAnsi="Arial" w:cs="Arial"/>
          <w:sz w:val="20"/>
          <w:szCs w:val="20"/>
        </w:rPr>
        <w:t>active SI.</w:t>
      </w:r>
    </w:p>
    <w:p w14:paraId="6408FE75" w14:textId="3316BE78" w:rsidR="00082843" w:rsidRPr="009274A0" w:rsidRDefault="00082843" w:rsidP="00082843">
      <w:pPr>
        <w:jc w:val="both"/>
        <w:rPr>
          <w:rFonts w:ascii="Arial" w:eastAsia="Times New Roman" w:hAnsi="Arial" w:cs="Arial"/>
          <w:sz w:val="20"/>
          <w:szCs w:val="20"/>
        </w:rPr>
      </w:pPr>
      <w:r w:rsidRPr="009274A0">
        <w:rPr>
          <w:rFonts w:ascii="Arial" w:eastAsia="Times New Roman" w:hAnsi="Arial" w:cs="Arial"/>
          <w:sz w:val="20"/>
          <w:szCs w:val="20"/>
        </w:rPr>
        <w:t xml:space="preserve">The model parameters </w:t>
      </w:r>
      <m:oMath>
        <m:r>
          <m:rPr>
            <m:sty m:val="p"/>
          </m:rPr>
          <w:rPr>
            <w:rFonts w:ascii="Cambria Math" w:eastAsia="Times New Roman" w:hAnsi="Cambria Math" w:cs="Arial"/>
            <w:sz w:val="20"/>
            <w:szCs w:val="20"/>
          </w:rPr>
          <m:t>Θ= {</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b</m:t>
            </m:r>
          </m:e>
          <m:sub>
            <m:r>
              <m:rPr>
                <m:sty m:val="p"/>
              </m:rPr>
              <w:rPr>
                <w:rFonts w:ascii="Cambria Math" w:eastAsia="Times New Roman" w:hAnsi="Cambria Math" w:cs="Arial"/>
                <w:sz w:val="20"/>
                <w:szCs w:val="20"/>
              </w:rPr>
              <m:t>0</m:t>
            </m:r>
          </m:sub>
        </m:sSub>
        <m:r>
          <m:rPr>
            <m:sty m:val="p"/>
          </m:rPr>
          <w:rPr>
            <w:rFonts w:ascii="Cambria Math" w:eastAsia="Times New Roman" w:hAnsi="Cambria Math" w:cs="Arial"/>
            <w:sz w:val="20"/>
            <w:szCs w:val="20"/>
          </w:rPr>
          <m:t xml:space="preserve">, </m:t>
        </m:r>
        <m:sSub>
          <m:sSubPr>
            <m:ctrlPr>
              <w:rPr>
                <w:rFonts w:ascii="Cambria Math" w:eastAsia="Times New Roman" w:hAnsi="Cambria Math" w:cs="Arial"/>
                <w:sz w:val="20"/>
                <w:szCs w:val="20"/>
              </w:rPr>
            </m:ctrlPr>
          </m:sSubPr>
          <m:e>
            <m:r>
              <m:rPr>
                <m:sty m:val="b"/>
              </m:rPr>
              <w:rPr>
                <w:rFonts w:ascii="Cambria Math" w:eastAsia="Times New Roman" w:hAnsi="Cambria Math" w:cs="Arial"/>
                <w:sz w:val="20"/>
                <w:szCs w:val="20"/>
              </w:rPr>
              <m:t>b</m:t>
            </m:r>
          </m:e>
          <m:sub>
            <m:d>
              <m:dPr>
                <m:begChr m:val="{"/>
                <m:endChr m:val="}"/>
                <m:ctrlPr>
                  <w:rPr>
                    <w:rFonts w:ascii="Cambria Math" w:eastAsia="Times New Roman" w:hAnsi="Cambria Math" w:cs="Arial"/>
                    <w:sz w:val="20"/>
                    <w:szCs w:val="20"/>
                  </w:rPr>
                </m:ctrlPr>
              </m:dPr>
              <m:e>
                <m:r>
                  <m:rPr>
                    <m:sty m:val="p"/>
                  </m:rPr>
                  <w:rPr>
                    <w:rFonts w:ascii="Cambria Math" w:eastAsia="Times New Roman" w:hAnsi="Cambria Math" w:cs="Arial"/>
                    <w:sz w:val="20"/>
                    <w:szCs w:val="20"/>
                  </w:rPr>
                  <m:t>1:</m:t>
                </m:r>
                <m:r>
                  <w:rPr>
                    <w:rFonts w:ascii="Cambria Math" w:eastAsia="Times New Roman" w:hAnsi="Cambria Math" w:cs="Arial"/>
                    <w:sz w:val="20"/>
                    <w:szCs w:val="20"/>
                  </w:rPr>
                  <m:t>J</m:t>
                </m:r>
              </m:e>
            </m:d>
          </m:sub>
        </m:sSub>
        <m:r>
          <m:rPr>
            <m:sty m:val="p"/>
          </m:rPr>
          <w:rPr>
            <w:rFonts w:ascii="Cambria Math" w:eastAsia="Times New Roman" w:hAnsi="Cambria Math" w:cs="Arial"/>
            <w:sz w:val="20"/>
            <w:szCs w:val="20"/>
          </w:rPr>
          <m:t xml:space="preserve">, </m:t>
        </m:r>
        <m:sSub>
          <m:sSubPr>
            <m:ctrlPr>
              <w:rPr>
                <w:rFonts w:ascii="Cambria Math" w:eastAsia="Times New Roman" w:hAnsi="Cambria Math" w:cs="Arial"/>
                <w:sz w:val="20"/>
                <w:szCs w:val="20"/>
              </w:rPr>
            </m:ctrlPr>
          </m:sSubPr>
          <m:e>
            <m:r>
              <w:rPr>
                <w:rFonts w:ascii="Cambria Math" w:eastAsia="Times New Roman" w:hAnsi="Cambria Math" w:cs="Arial"/>
                <w:sz w:val="20"/>
                <w:szCs w:val="20"/>
              </w:rPr>
              <m:t>v</m:t>
            </m:r>
          </m:e>
          <m:sub>
            <m:d>
              <m:dPr>
                <m:begChr m:val="{"/>
                <m:endChr m:val="}"/>
                <m:ctrlPr>
                  <w:rPr>
                    <w:rFonts w:ascii="Cambria Math" w:eastAsia="Times New Roman" w:hAnsi="Cambria Math" w:cs="Arial"/>
                    <w:sz w:val="20"/>
                    <w:szCs w:val="20"/>
                  </w:rPr>
                </m:ctrlPr>
              </m:dPr>
              <m:e>
                <m:r>
                  <m:rPr>
                    <m:sty m:val="p"/>
                  </m:rPr>
                  <w:rPr>
                    <w:rFonts w:ascii="Cambria Math" w:eastAsia="Times New Roman" w:hAnsi="Cambria Math" w:cs="Arial"/>
                    <w:sz w:val="20"/>
                    <w:szCs w:val="20"/>
                  </w:rPr>
                  <m:t>1:</m:t>
                </m:r>
                <m:r>
                  <w:rPr>
                    <w:rFonts w:ascii="Cambria Math" w:eastAsia="Times New Roman" w:hAnsi="Cambria Math" w:cs="Arial"/>
                    <w:sz w:val="20"/>
                    <w:szCs w:val="20"/>
                  </w:rPr>
                  <m:t>J</m:t>
                </m:r>
              </m:e>
            </m:d>
          </m:sub>
        </m:sSub>
        <m:r>
          <m:rPr>
            <m:sty m:val="p"/>
          </m:rPr>
          <w:rPr>
            <w:rFonts w:ascii="Cambria Math" w:eastAsia="Times New Roman" w:hAnsi="Cambria Math" w:cs="Arial"/>
            <w:sz w:val="20"/>
            <w:szCs w:val="20"/>
          </w:rPr>
          <m:t xml:space="preserve">} </m:t>
        </m:r>
      </m:oMath>
      <w:r w:rsidRPr="009274A0">
        <w:rPr>
          <w:rFonts w:ascii="Arial" w:eastAsia="Times New Roman" w:hAnsi="Arial" w:cs="Arial"/>
          <w:sz w:val="20"/>
          <w:szCs w:val="20"/>
        </w:rPr>
        <w:t>were learned by maximizing the penalized log-likelihood function:</w:t>
      </w:r>
    </w:p>
    <w:p w14:paraId="31359A46" w14:textId="439A811B" w:rsidR="008B34A8" w:rsidRPr="009274A0" w:rsidRDefault="00E32626" w:rsidP="001D0BA4">
      <w:pPr>
        <w:tabs>
          <w:tab w:val="left" w:pos="8280"/>
        </w:tabs>
        <w:ind w:left="2160"/>
        <w:jc w:val="both"/>
        <w:rPr>
          <w:rFonts w:eastAsiaTheme="minorEastAsia"/>
          <w:sz w:val="20"/>
          <w:szCs w:val="20"/>
        </w:rPr>
      </w:pPr>
      <m:oMath>
        <m:acc>
          <m:accPr>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func>
          <m:funcPr>
            <m:ctrlPr>
              <w:rPr>
                <w:rFonts w:ascii="Cambria Math" w:hAnsi="Cambria Math"/>
                <w:iCs/>
                <w:sz w:val="20"/>
                <w:szCs w:val="20"/>
              </w:rPr>
            </m:ctrlPr>
          </m:funcPr>
          <m:fName>
            <m:limLow>
              <m:limLowPr>
                <m:ctrlPr>
                  <w:rPr>
                    <w:rFonts w:ascii="Cambria Math" w:hAnsi="Cambria Math"/>
                    <w:iCs/>
                    <w:sz w:val="20"/>
                    <w:szCs w:val="20"/>
                  </w:rPr>
                </m:ctrlPr>
              </m:limLowPr>
              <m:e>
                <m:r>
                  <m:rPr>
                    <m:sty m:val="p"/>
                  </m:rPr>
                  <w:rPr>
                    <w:rFonts w:ascii="Cambria Math" w:hAnsi="Cambria Math"/>
                    <w:sz w:val="20"/>
                    <w:szCs w:val="20"/>
                  </w:rPr>
                  <m:t>argmax</m:t>
                </m:r>
              </m:e>
              <m:lim>
                <m:r>
                  <m:rPr>
                    <m:sty m:val="p"/>
                  </m:rPr>
                  <w:rPr>
                    <w:rFonts w:ascii="Cambria Math" w:eastAsia="Times New Roman" w:hAnsi="Cambria Math" w:cs="Arial"/>
                    <w:sz w:val="20"/>
                    <w:szCs w:val="20"/>
                  </w:rPr>
                  <m:t>Θ</m:t>
                </m:r>
              </m:lim>
            </m:limLow>
          </m:fName>
          <m:e>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i</m:t>
                    </m:r>
                  </m:sub>
                </m:sSub>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log⁡</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r>
                      <m:rPr>
                        <m:sty m:val="p"/>
                      </m:rPr>
                      <w:rPr>
                        <w:rFonts w:ascii="Cambria Math" w:hAnsi="Cambria Math"/>
                        <w:sz w:val="20"/>
                        <w:szCs w:val="20"/>
                      </w:rPr>
                      <m:t>log⁡</m:t>
                    </m:r>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e>
                </m:d>
              </m:e>
            </m:nary>
          </m:e>
        </m:func>
      </m:oMath>
      <w:r w:rsidR="008B34A8" w:rsidRPr="009274A0">
        <w:rPr>
          <w:rFonts w:ascii="Arial" w:eastAsiaTheme="minorEastAsia" w:hAnsi="Arial" w:cs="Arial"/>
          <w:i/>
          <w:sz w:val="20"/>
          <w:szCs w:val="20"/>
        </w:rPr>
        <w:tab/>
      </w:r>
      <w:r w:rsidR="008B34A8" w:rsidRPr="009274A0">
        <w:rPr>
          <w:rFonts w:ascii="Arial" w:eastAsiaTheme="minorEastAsia" w:hAnsi="Arial" w:cs="Arial"/>
          <w:iCs/>
          <w:sz w:val="20"/>
          <w:szCs w:val="20"/>
        </w:rPr>
        <w:t>(</w:t>
      </w:r>
      <w:r w:rsidR="00360791">
        <w:rPr>
          <w:rFonts w:ascii="Arial" w:eastAsiaTheme="minorEastAsia" w:hAnsi="Arial" w:cs="Arial"/>
          <w:iCs/>
          <w:sz w:val="20"/>
          <w:szCs w:val="20"/>
        </w:rPr>
        <w:t>1</w:t>
      </w:r>
      <w:r w:rsidR="005C7FAD">
        <w:rPr>
          <w:rFonts w:ascii="Arial" w:eastAsiaTheme="minorEastAsia" w:hAnsi="Arial" w:cs="Arial"/>
          <w:iCs/>
          <w:sz w:val="20"/>
          <w:szCs w:val="20"/>
        </w:rPr>
        <w:t>0</w:t>
      </w:r>
      <w:r w:rsidR="008B34A8" w:rsidRPr="009274A0">
        <w:rPr>
          <w:rFonts w:ascii="Arial" w:eastAsiaTheme="minorEastAsia" w:hAnsi="Arial" w:cs="Arial"/>
          <w:iCs/>
          <w:sz w:val="20"/>
          <w:szCs w:val="20"/>
        </w:rPr>
        <w:t>)</w:t>
      </w:r>
    </w:p>
    <w:p w14:paraId="26087F85" w14:textId="7D9E8761" w:rsidR="008B34A8" w:rsidRPr="009274A0" w:rsidRDefault="00C07C82" w:rsidP="00360791">
      <w:pPr>
        <w:tabs>
          <w:tab w:val="left" w:pos="8280"/>
          <w:tab w:val="left" w:pos="8370"/>
        </w:tabs>
        <w:ind w:left="2790"/>
        <w:rPr>
          <w:rFonts w:eastAsiaTheme="minorEastAsia"/>
          <w:sz w:val="20"/>
          <w:szCs w:val="20"/>
        </w:rPr>
      </w:pPr>
      <m:oMath>
        <m:r>
          <m:rPr>
            <m:sty m:val="p"/>
          </m:rPr>
          <w:rPr>
            <w:rFonts w:ascii="Cambria Math" w:hAnsi="Cambria Math"/>
            <w:sz w:val="20"/>
            <w:szCs w:val="20"/>
          </w:rPr>
          <m:t>subject to</m:t>
        </m:r>
        <m:r>
          <w:rPr>
            <w:rFonts w:ascii="Cambria Math" w:hAnsi="Cambria Math"/>
            <w:sz w:val="20"/>
            <w:szCs w:val="20"/>
          </w:rPr>
          <m:t xml:space="preserve">  </m:t>
        </m:r>
        <m:d>
          <m:dPr>
            <m:begChr m:val="{"/>
            <m:endChr m:val=""/>
            <m:ctrlPr>
              <w:rPr>
                <w:rFonts w:ascii="Cambria Math" w:hAnsi="Cambria Math"/>
                <w:i/>
                <w:sz w:val="20"/>
                <w:szCs w:val="20"/>
              </w:rPr>
            </m:ctrlPr>
          </m:dPr>
          <m:e>
            <m:eqArr>
              <m:eqArrPr>
                <m:ctrlPr>
                  <w:rPr>
                    <w:rFonts w:ascii="Cambria Math" w:hAnsi="Cambria Math"/>
                    <w:i/>
                    <w:sz w:val="20"/>
                    <w:szCs w:val="20"/>
                  </w:rPr>
                </m:ctrlPr>
              </m:eqArrPr>
              <m:e>
                <m:sSubSup>
                  <m:sSubSupPr>
                    <m:ctrlPr>
                      <w:rPr>
                        <w:rFonts w:ascii="Cambria Math" w:hAnsi="Cambria Math"/>
                        <w:i/>
                        <w:sz w:val="20"/>
                        <w:szCs w:val="20"/>
                      </w:rPr>
                    </m:ctrlPr>
                  </m:sSubSupPr>
                  <m:e>
                    <m:r>
                      <m:rPr>
                        <m:sty m:val="b"/>
                      </m:rPr>
                      <w:rPr>
                        <w:rFonts w:ascii="Cambria Math" w:hAnsi="Cambria Math"/>
                        <w:sz w:val="20"/>
                        <w:szCs w:val="20"/>
                      </w:rPr>
                      <m:t>b</m:t>
                    </m:r>
                  </m:e>
                  <m:sub>
                    <m:r>
                      <w:rPr>
                        <w:rFonts w:ascii="Cambria Math" w:hAnsi="Cambria Math"/>
                        <w:sz w:val="20"/>
                        <w:szCs w:val="20"/>
                      </w:rPr>
                      <m:t>j</m:t>
                    </m:r>
                  </m:sub>
                  <m:sup>
                    <m:r>
                      <w:rPr>
                        <w:rFonts w:ascii="Cambria Math" w:hAnsi="Cambria Math"/>
                        <w:sz w:val="20"/>
                        <w:szCs w:val="20"/>
                      </w:rPr>
                      <m:t>T</m:t>
                    </m:r>
                  </m:sup>
                </m:sSubSup>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r>
                  <w:rPr>
                    <w:rFonts w:ascii="Cambria Math" w:hAnsi="Cambria Math"/>
                    <w:sz w:val="20"/>
                    <w:szCs w:val="20"/>
                  </w:rPr>
                  <m:t>=1        j=1, …, J</m:t>
                </m:r>
              </m:e>
              <m:e>
                <m:sSubSup>
                  <m:sSubSupPr>
                    <m:ctrlPr>
                      <w:rPr>
                        <w:rFonts w:ascii="Cambria Math" w:hAnsi="Cambria Math"/>
                        <w:i/>
                        <w:sz w:val="20"/>
                        <w:szCs w:val="20"/>
                      </w:rPr>
                    </m:ctrlPr>
                  </m:sSubSupPr>
                  <m:e>
                    <m:r>
                      <m:rPr>
                        <m:sty m:val="b"/>
                      </m:rPr>
                      <w:rPr>
                        <w:rFonts w:ascii="Cambria Math" w:hAnsi="Cambria Math"/>
                        <w:sz w:val="20"/>
                        <w:szCs w:val="20"/>
                      </w:rPr>
                      <m:t>b</m:t>
                    </m:r>
                  </m:e>
                  <m:sub>
                    <m:r>
                      <w:rPr>
                        <w:rFonts w:ascii="Cambria Math" w:hAnsi="Cambria Math"/>
                        <w:sz w:val="20"/>
                        <w:szCs w:val="20"/>
                      </w:rPr>
                      <m:t>j</m:t>
                    </m:r>
                  </m:sub>
                  <m:sup>
                    <m:r>
                      <w:rPr>
                        <w:rFonts w:ascii="Cambria Math" w:hAnsi="Cambria Math"/>
                        <w:sz w:val="20"/>
                        <w:szCs w:val="20"/>
                      </w:rPr>
                      <m:t>T</m:t>
                    </m:r>
                  </m:sup>
                </m:sSubSup>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k</m:t>
                    </m:r>
                  </m:sub>
                </m:sSub>
                <m:r>
                  <w:rPr>
                    <w:rFonts w:ascii="Cambria Math" w:hAnsi="Cambria Math"/>
                    <w:sz w:val="20"/>
                    <w:szCs w:val="20"/>
                  </w:rPr>
                  <m:t>=0        j≠k , J</m:t>
                </m:r>
                <m:r>
                  <w:rPr>
                    <w:rFonts w:ascii="Cambria Math" w:eastAsia="Times New Roman" w:hAnsi="Cambria Math" w:cs="Arial"/>
                    <w:sz w:val="20"/>
                    <w:szCs w:val="20"/>
                  </w:rPr>
                  <m:t>≥2</m:t>
                </m:r>
              </m:e>
              <m:e>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J</m:t>
                    </m:r>
                  </m:sup>
                  <m:e>
                    <m:sSub>
                      <m:sSubPr>
                        <m:ctrlPr>
                          <w:rPr>
                            <w:rFonts w:ascii="Cambria Math" w:hAnsi="Cambria Math"/>
                            <w:i/>
                            <w:sz w:val="20"/>
                            <w:szCs w:val="20"/>
                          </w:rPr>
                        </m:ctrlPr>
                      </m:sSubPr>
                      <m:e>
                        <m:d>
                          <m:dPr>
                            <m:begChr m:val="‖"/>
                            <m:endChr m:val="‖"/>
                            <m:ctrlPr>
                              <w:rPr>
                                <w:rFonts w:ascii="Cambria Math" w:hAnsi="Cambria Math" w:cs="Arial"/>
                                <w:b/>
                                <w:bCs/>
                                <w:iCs/>
                                <w:sz w:val="20"/>
                                <w:szCs w:val="20"/>
                              </w:rPr>
                            </m:ctrlPr>
                          </m:dPr>
                          <m:e>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e>
                        </m:d>
                      </m:e>
                      <m:sub>
                        <m:r>
                          <w:rPr>
                            <w:rFonts w:ascii="Cambria Math" w:hAnsi="Cambria Math"/>
                            <w:sz w:val="20"/>
                            <w:szCs w:val="20"/>
                          </w:rPr>
                          <m:t>1</m:t>
                        </m:r>
                      </m:sub>
                    </m:sSub>
                  </m:e>
                </m:nary>
                <m:r>
                  <w:rPr>
                    <w:rFonts w:ascii="Cambria Math" w:hAnsi="Cambria Math"/>
                    <w:sz w:val="20"/>
                    <w:szCs w:val="20"/>
                  </w:rPr>
                  <m:t>≤C</m:t>
                </m:r>
              </m:e>
            </m:eqArr>
          </m:e>
        </m:d>
      </m:oMath>
      <w:r w:rsidR="008B34A8" w:rsidRPr="009274A0">
        <w:rPr>
          <w:rFonts w:ascii="Arial" w:eastAsiaTheme="minorEastAsia" w:hAnsi="Arial" w:cs="Arial"/>
          <w:i/>
          <w:sz w:val="20"/>
          <w:szCs w:val="20"/>
        </w:rPr>
        <w:tab/>
      </w:r>
      <w:r w:rsidR="008B34A8" w:rsidRPr="009274A0">
        <w:rPr>
          <w:rFonts w:ascii="Arial" w:eastAsiaTheme="minorEastAsia" w:hAnsi="Arial" w:cs="Arial"/>
          <w:iCs/>
          <w:sz w:val="20"/>
          <w:szCs w:val="20"/>
        </w:rPr>
        <w:t>(</w:t>
      </w:r>
      <w:r w:rsidR="00360791">
        <w:rPr>
          <w:rFonts w:ascii="Arial" w:eastAsiaTheme="minorEastAsia" w:hAnsi="Arial" w:cs="Arial"/>
          <w:iCs/>
          <w:sz w:val="20"/>
          <w:szCs w:val="20"/>
        </w:rPr>
        <w:t>1</w:t>
      </w:r>
      <w:r w:rsidR="005C7FAD">
        <w:rPr>
          <w:rFonts w:ascii="Arial" w:eastAsiaTheme="minorEastAsia" w:hAnsi="Arial" w:cs="Arial"/>
          <w:iCs/>
          <w:sz w:val="20"/>
          <w:szCs w:val="20"/>
        </w:rPr>
        <w:t>1</w:t>
      </w:r>
      <w:r w:rsidR="008B34A8" w:rsidRPr="009274A0">
        <w:rPr>
          <w:rFonts w:ascii="Arial" w:eastAsiaTheme="minorEastAsia" w:hAnsi="Arial" w:cs="Arial"/>
          <w:iCs/>
          <w:sz w:val="20"/>
          <w:szCs w:val="20"/>
        </w:rPr>
        <w:t>)</w:t>
      </w:r>
    </w:p>
    <w:p w14:paraId="29404F5F" w14:textId="1D0D0026" w:rsidR="00082843" w:rsidRPr="009274A0" w:rsidRDefault="009C42D2" w:rsidP="00082843">
      <w:pPr>
        <w:jc w:val="both"/>
        <w:rPr>
          <w:rFonts w:ascii="Arial" w:eastAsia="Times New Roman" w:hAnsi="Arial" w:cs="Arial"/>
          <w:sz w:val="20"/>
          <w:szCs w:val="20"/>
        </w:rPr>
      </w:pPr>
      <w:r w:rsidRPr="009274A0">
        <w:rPr>
          <w:rFonts w:ascii="Arial" w:eastAsia="Times New Roman" w:hAnsi="Arial" w:cs="Arial"/>
          <w:sz w:val="20"/>
          <w:szCs w:val="20"/>
        </w:rPr>
        <w:t>w</w:t>
      </w:r>
      <w:r w:rsidR="00082843" w:rsidRPr="009274A0">
        <w:rPr>
          <w:rFonts w:ascii="Arial" w:eastAsia="Times New Roman" w:hAnsi="Arial" w:cs="Arial"/>
          <w:sz w:val="20"/>
          <w:szCs w:val="20"/>
        </w:rPr>
        <w:t xml:space="preserve">here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p</m:t>
            </m:r>
          </m:e>
          <m:sub>
            <m:r>
              <w:rPr>
                <w:rFonts w:ascii="Cambria Math" w:eastAsia="Times New Roman" w:hAnsi="Cambria Math" w:cs="Arial"/>
                <w:sz w:val="20"/>
                <w:szCs w:val="20"/>
              </w:rPr>
              <m:t>i</m:t>
            </m:r>
          </m:sub>
        </m:sSub>
      </m:oMath>
      <w:r w:rsidR="00082843" w:rsidRPr="009274A0">
        <w:rPr>
          <w:rFonts w:ascii="Arial" w:eastAsia="Times New Roman" w:hAnsi="Arial" w:cs="Arial"/>
          <w:sz w:val="20"/>
          <w:szCs w:val="20"/>
        </w:rPr>
        <w:t xml:space="preserve"> denotes the predicted </w:t>
      </w:r>
      <w:r w:rsidR="002F3633" w:rsidRPr="002F3633">
        <w:rPr>
          <w:rFonts w:ascii="Arial" w:eastAsia="Times New Roman" w:hAnsi="Arial" w:cs="Arial"/>
          <w:sz w:val="20"/>
          <w:szCs w:val="20"/>
        </w:rPr>
        <w:t xml:space="preserve">probability of being in the </w:t>
      </w:r>
      <w:r w:rsidR="002F3633">
        <w:rPr>
          <w:rFonts w:ascii="Arial" w:eastAsia="Times New Roman" w:hAnsi="Arial" w:cs="Arial"/>
          <w:sz w:val="20"/>
          <w:szCs w:val="20"/>
        </w:rPr>
        <w:t xml:space="preserve">with </w:t>
      </w:r>
      <w:r w:rsidR="002F3633" w:rsidRPr="002F3633">
        <w:rPr>
          <w:rFonts w:ascii="Arial" w:eastAsia="Times New Roman" w:hAnsi="Arial" w:cs="Arial"/>
          <w:sz w:val="20"/>
          <w:szCs w:val="20"/>
        </w:rPr>
        <w:t>active SI group</w:t>
      </w:r>
      <w:r w:rsidR="00082843" w:rsidRPr="009274A0">
        <w:rPr>
          <w:rFonts w:ascii="Arial" w:eastAsia="Times New Roman" w:hAnsi="Arial" w:cs="Arial"/>
          <w:sz w:val="20"/>
          <w:szCs w:val="20"/>
        </w:rPr>
        <w:t>,</w:t>
      </w:r>
      <w:r w:rsidR="00AB3D4D" w:rsidRPr="00AB3D4D">
        <w:t xml:space="preserve"> </w:t>
      </w:r>
      <m:oMath>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i</m:t>
            </m:r>
          </m:sub>
        </m:sSub>
      </m:oMath>
      <w:r w:rsidR="00AB3D4D" w:rsidRPr="00AB3D4D">
        <w:rPr>
          <w:rFonts w:ascii="Arial" w:eastAsia="Times New Roman" w:hAnsi="Arial" w:cs="Arial"/>
          <w:sz w:val="20"/>
          <w:szCs w:val="20"/>
        </w:rPr>
        <w:t xml:space="preserve"> represents class-specific sample weights applied to </w:t>
      </w:r>
      <w:r w:rsidR="00DE7F06">
        <w:rPr>
          <w:rFonts w:ascii="Arial" w:eastAsia="Times New Roman" w:hAnsi="Arial" w:cs="Arial"/>
          <w:sz w:val="20"/>
          <w:szCs w:val="20"/>
        </w:rPr>
        <w:t xml:space="preserve">class likelihood to </w:t>
      </w:r>
      <w:r w:rsidR="00AB3D4D" w:rsidRPr="00AB3D4D">
        <w:rPr>
          <w:rFonts w:ascii="Arial" w:eastAsia="Times New Roman" w:hAnsi="Arial" w:cs="Arial"/>
          <w:sz w:val="20"/>
          <w:szCs w:val="20"/>
        </w:rPr>
        <w:t>correct for group size imbalances,</w:t>
      </w:r>
      <w:r w:rsidR="00044D4B" w:rsidRPr="009274A0">
        <w:rPr>
          <w:rFonts w:ascii="Arial" w:eastAsia="Times New Roman" w:hAnsi="Arial" w:cs="Arial"/>
          <w:sz w:val="20"/>
          <w:szCs w:val="20"/>
        </w:rPr>
        <w:t xml:space="preserve"> </w:t>
      </w:r>
      <m:oMath>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oMath>
      <w:r w:rsidR="00044D4B" w:rsidRPr="009274A0">
        <w:rPr>
          <w:rFonts w:ascii="Arial" w:eastAsia="Times New Roman" w:hAnsi="Arial" w:cs="Arial"/>
          <w:sz w:val="20"/>
          <w:szCs w:val="20"/>
        </w:rPr>
        <w:t xml:space="preserve"> are the block-level loading vectors,</w:t>
      </w:r>
      <w:r w:rsidR="00082843" w:rsidRPr="009274A0">
        <w:rPr>
          <w:rFonts w:ascii="Arial" w:eastAsia="Times New Roman" w:hAnsi="Arial" w:cs="Arial"/>
          <w:sz w:val="20"/>
          <w:szCs w:val="20"/>
        </w:rPr>
        <w:t xml:space="preserve"> </w:t>
      </w:r>
      <m:oMath>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00082843" w:rsidRPr="009274A0">
        <w:rPr>
          <w:rFonts w:ascii="Arial" w:eastAsia="Times New Roman" w:hAnsi="Arial" w:cs="Arial"/>
          <w:sz w:val="20"/>
          <w:szCs w:val="20"/>
        </w:rPr>
        <w:t xml:space="preserve"> are the trial-level weight vectors</w:t>
      </w:r>
      <w:r w:rsidR="00607C9A">
        <w:rPr>
          <w:rFonts w:ascii="Arial" w:eastAsia="Times New Roman" w:hAnsi="Arial" w:cs="Arial"/>
          <w:sz w:val="20"/>
          <w:szCs w:val="20"/>
        </w:rPr>
        <w:t xml:space="preserve">, </w:t>
      </w:r>
      <w:r w:rsidR="00A07425">
        <w:rPr>
          <w:rFonts w:ascii="Arial" w:eastAsia="Times New Roman" w:hAnsi="Arial" w:cs="Arial"/>
          <w:sz w:val="20"/>
          <w:szCs w:val="20"/>
        </w:rPr>
        <w:t xml:space="preserve">and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b</m:t>
            </m:r>
          </m:e>
          <m:sub>
            <m:r>
              <w:rPr>
                <w:rFonts w:ascii="Cambria Math" w:eastAsia="Times New Roman" w:hAnsi="Cambria Math" w:cs="Arial"/>
                <w:sz w:val="20"/>
                <w:szCs w:val="20"/>
              </w:rPr>
              <m:t>0</m:t>
            </m:r>
          </m:sub>
        </m:sSub>
        <m:r>
          <w:rPr>
            <w:rFonts w:ascii="Cambria Math" w:eastAsia="Times New Roman" w:hAnsi="Cambria Math" w:cs="Arial"/>
            <w:sz w:val="20"/>
            <w:szCs w:val="20"/>
          </w:rPr>
          <m:t xml:space="preserve"> </m:t>
        </m:r>
      </m:oMath>
      <w:r w:rsidR="00A07425">
        <w:rPr>
          <w:rFonts w:ascii="Arial" w:eastAsia="Times New Roman" w:hAnsi="Arial" w:cs="Arial"/>
          <w:sz w:val="20"/>
          <w:szCs w:val="20"/>
        </w:rPr>
        <w:t xml:space="preserve">is the </w:t>
      </w:r>
      <w:r w:rsidR="00607C9A" w:rsidRPr="00607C9A">
        <w:rPr>
          <w:rFonts w:ascii="Arial" w:eastAsia="Times New Roman" w:hAnsi="Arial" w:cs="Arial"/>
          <w:sz w:val="20"/>
          <w:szCs w:val="20"/>
        </w:rPr>
        <w:t xml:space="preserve">intercept term </w:t>
      </w:r>
      <w:r w:rsidR="00A07425">
        <w:rPr>
          <w:rFonts w:ascii="Arial" w:eastAsia="Times New Roman" w:hAnsi="Arial" w:cs="Arial"/>
          <w:sz w:val="20"/>
          <w:szCs w:val="20"/>
        </w:rPr>
        <w:t>which is</w:t>
      </w:r>
      <w:r w:rsidR="00607C9A" w:rsidRPr="00607C9A">
        <w:rPr>
          <w:rFonts w:ascii="Arial" w:eastAsia="Times New Roman" w:hAnsi="Arial" w:cs="Arial"/>
          <w:sz w:val="20"/>
          <w:szCs w:val="20"/>
        </w:rPr>
        <w:t xml:space="preserve"> estimated jointly with</w:t>
      </w:r>
      <w:r w:rsidR="00414AF9">
        <w:rPr>
          <w:rFonts w:ascii="Arial" w:eastAsia="Times New Roman" w:hAnsi="Arial" w:cs="Arial"/>
          <w:sz w:val="20"/>
          <w:szCs w:val="20"/>
        </w:rPr>
        <w:t xml:space="preserve"> other parameters</w:t>
      </w:r>
      <w:r w:rsidR="00D025C8">
        <w:rPr>
          <w:rFonts w:ascii="Arial" w:eastAsia="Times New Roman" w:hAnsi="Arial" w:cs="Arial"/>
          <w:sz w:val="20"/>
          <w:szCs w:val="20"/>
        </w:rPr>
        <w:t>.</w:t>
      </w:r>
      <w:r w:rsidR="00082843" w:rsidRPr="009274A0">
        <w:rPr>
          <w:rFonts w:ascii="Arial" w:eastAsia="Times New Roman" w:hAnsi="Arial" w:cs="Arial"/>
          <w:sz w:val="20"/>
          <w:szCs w:val="20"/>
        </w:rPr>
        <w:t xml:space="preserve"> </w:t>
      </w:r>
      <w:r w:rsidR="00D025C8" w:rsidRPr="00D025C8">
        <w:rPr>
          <w:rFonts w:ascii="Arial" w:eastAsia="Times New Roman" w:hAnsi="Arial" w:cs="Arial"/>
          <w:sz w:val="20"/>
          <w:szCs w:val="20"/>
        </w:rPr>
        <w:t xml:space="preserve">The parameter </w:t>
      </w:r>
      <m:oMath>
        <m:r>
          <w:rPr>
            <w:rFonts w:ascii="Cambria Math" w:hAnsi="Cambria Math"/>
            <w:sz w:val="20"/>
            <w:szCs w:val="20"/>
          </w:rPr>
          <m:t>C</m:t>
        </m:r>
      </m:oMath>
      <w:r w:rsidR="00D025C8" w:rsidRPr="00D025C8">
        <w:rPr>
          <w:rFonts w:ascii="Arial" w:eastAsia="Times New Roman" w:hAnsi="Arial" w:cs="Arial"/>
          <w:sz w:val="20"/>
          <w:szCs w:val="20"/>
        </w:rPr>
        <w:t xml:space="preserve"> </w:t>
      </w:r>
      <w:r w:rsidR="00DE7F06">
        <w:rPr>
          <w:rFonts w:ascii="Arial" w:eastAsia="Times New Roman" w:hAnsi="Arial" w:cs="Arial"/>
          <w:sz w:val="20"/>
          <w:szCs w:val="20"/>
        </w:rPr>
        <w:t xml:space="preserve">sets the </w:t>
      </w:r>
      <w:r w:rsidR="00D025C8" w:rsidRPr="00D025C8">
        <w:rPr>
          <w:rFonts w:ascii="Arial" w:eastAsia="Times New Roman" w:hAnsi="Arial" w:cs="Arial"/>
          <w:sz w:val="20"/>
          <w:szCs w:val="20"/>
        </w:rPr>
        <w:t>bound</w:t>
      </w:r>
      <w:r w:rsidR="00DE7F06">
        <w:rPr>
          <w:rFonts w:ascii="Arial" w:eastAsia="Times New Roman" w:hAnsi="Arial" w:cs="Arial"/>
          <w:sz w:val="20"/>
          <w:szCs w:val="20"/>
        </w:rPr>
        <w:t xml:space="preserve"> on </w:t>
      </w:r>
      <m:oMath>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00DE7F06" w:rsidRPr="00363F0D">
        <w:rPr>
          <w:rFonts w:ascii="Arial" w:eastAsia="Times New Roman" w:hAnsi="Arial" w:cs="Arial"/>
          <w:bCs/>
          <w:sz w:val="20"/>
          <w:szCs w:val="20"/>
        </w:rPr>
        <w:t>s</w:t>
      </w:r>
      <w:r w:rsidR="00DE7F06">
        <w:rPr>
          <w:rFonts w:ascii="Arial" w:eastAsia="Times New Roman" w:hAnsi="Arial" w:cs="Arial"/>
          <w:sz w:val="20"/>
          <w:szCs w:val="20"/>
        </w:rPr>
        <w:t xml:space="preserve"> norm 1 and thus</w:t>
      </w:r>
      <w:r w:rsidR="00D025C8" w:rsidRPr="00D025C8">
        <w:rPr>
          <w:rFonts w:ascii="Arial" w:eastAsia="Times New Roman" w:hAnsi="Arial" w:cs="Arial"/>
          <w:sz w:val="20"/>
          <w:szCs w:val="20"/>
        </w:rPr>
        <w:t xml:space="preserve"> the</w:t>
      </w:r>
      <w:r w:rsidR="00D025C8">
        <w:rPr>
          <w:rFonts w:ascii="Arial" w:eastAsia="Times New Roman" w:hAnsi="Arial" w:cs="Arial"/>
          <w:sz w:val="20"/>
          <w:szCs w:val="20"/>
        </w:rPr>
        <w:t xml:space="preserve"> </w:t>
      </w:r>
      <m:oMath>
        <m:sSub>
          <m:sSubPr>
            <m:ctrlPr>
              <w:rPr>
                <w:rFonts w:ascii="Cambria Math" w:eastAsia="Times New Roman" w:hAnsi="Cambria Math" w:cs="Arial"/>
                <w:sz w:val="20"/>
                <w:szCs w:val="20"/>
              </w:rPr>
            </m:ctrlPr>
          </m:sSubPr>
          <m:e>
            <m:r>
              <m:rPr>
                <m:scr m:val="script"/>
                <m:sty m:val="p"/>
              </m:rPr>
              <w:rPr>
                <w:rFonts w:ascii="Cambria Math" w:eastAsia="Times New Roman" w:hAnsi="Cambria Math" w:cs="Arial"/>
                <w:sz w:val="20"/>
                <w:szCs w:val="20"/>
              </w:rPr>
              <m:t>l</m:t>
            </m:r>
          </m:e>
          <m:sub>
            <m:r>
              <m:rPr>
                <m:sty m:val="p"/>
              </m:rPr>
              <w:rPr>
                <w:rFonts w:ascii="Cambria Math" w:eastAsia="Times New Roman" w:hAnsi="Cambria Math" w:cs="Arial"/>
                <w:sz w:val="20"/>
                <w:szCs w:val="20"/>
              </w:rPr>
              <m:t>1</m:t>
            </m:r>
          </m:sub>
        </m:sSub>
      </m:oMath>
      <w:r w:rsidR="00082843" w:rsidRPr="009274A0">
        <w:rPr>
          <w:rFonts w:ascii="Arial" w:eastAsia="Times New Roman" w:hAnsi="Arial" w:cs="Arial"/>
          <w:sz w:val="20"/>
          <w:szCs w:val="20"/>
        </w:rPr>
        <w:t xml:space="preserve"> penalty </w:t>
      </w:r>
      <w:r w:rsidR="00D025C8">
        <w:rPr>
          <w:rFonts w:ascii="Arial" w:eastAsia="Times New Roman" w:hAnsi="Arial" w:cs="Arial"/>
          <w:sz w:val="20"/>
          <w:szCs w:val="20"/>
        </w:rPr>
        <w:t xml:space="preserve">which </w:t>
      </w:r>
      <w:r w:rsidR="00082843" w:rsidRPr="009274A0">
        <w:rPr>
          <w:rFonts w:ascii="Arial" w:eastAsia="Times New Roman" w:hAnsi="Arial" w:cs="Arial"/>
          <w:sz w:val="20"/>
          <w:szCs w:val="20"/>
        </w:rPr>
        <w:t xml:space="preserve">promotes sparsity in temporal weights. This regularization reflects our empirical observation that SI-related </w:t>
      </w:r>
      <w:r w:rsidR="00082843" w:rsidRPr="00B064A5">
        <w:rPr>
          <w:rFonts w:ascii="Arial" w:eastAsia="Times New Roman" w:hAnsi="Arial" w:cs="Arial"/>
          <w:sz w:val="20"/>
          <w:szCs w:val="20"/>
        </w:rPr>
        <w:t xml:space="preserve">effects </w:t>
      </w:r>
      <w:r w:rsidR="00082843" w:rsidRPr="009274A0">
        <w:rPr>
          <w:rFonts w:ascii="Arial" w:eastAsia="Times New Roman" w:hAnsi="Arial" w:cs="Arial"/>
          <w:sz w:val="20"/>
          <w:szCs w:val="20"/>
        </w:rPr>
        <w:t xml:space="preserve">are localized to specific trial </w:t>
      </w:r>
      <w:r w:rsidR="00952CCC">
        <w:rPr>
          <w:rFonts w:ascii="Arial" w:eastAsia="Times New Roman" w:hAnsi="Arial" w:cs="Arial"/>
          <w:sz w:val="20"/>
          <w:szCs w:val="20"/>
        </w:rPr>
        <w:t>indexes</w:t>
      </w:r>
      <w:r w:rsidR="00DE7F06">
        <w:rPr>
          <w:rFonts w:ascii="Arial" w:eastAsia="Times New Roman" w:hAnsi="Arial" w:cs="Arial"/>
          <w:sz w:val="20"/>
          <w:szCs w:val="20"/>
        </w:rPr>
        <w:t>,</w:t>
      </w:r>
      <w:r w:rsidR="00082843" w:rsidRPr="009274A0">
        <w:rPr>
          <w:rFonts w:ascii="Arial" w:eastAsia="Times New Roman" w:hAnsi="Arial" w:cs="Arial"/>
          <w:sz w:val="20"/>
          <w:szCs w:val="20"/>
        </w:rPr>
        <w:t xml:space="preserve"> and </w:t>
      </w:r>
      <w:r w:rsidR="00DE7F06">
        <w:rPr>
          <w:rFonts w:ascii="Arial" w:eastAsia="Times New Roman" w:hAnsi="Arial" w:cs="Arial"/>
          <w:sz w:val="20"/>
          <w:szCs w:val="20"/>
        </w:rPr>
        <w:t xml:space="preserve">it also </w:t>
      </w:r>
      <w:r w:rsidR="00082843" w:rsidRPr="009274A0">
        <w:rPr>
          <w:rFonts w:ascii="Arial" w:eastAsia="Times New Roman" w:hAnsi="Arial" w:cs="Arial"/>
          <w:sz w:val="20"/>
          <w:szCs w:val="20"/>
        </w:rPr>
        <w:t xml:space="preserve">mitigates overfitting given </w:t>
      </w:r>
      <w:r w:rsidR="00DE7F06">
        <w:rPr>
          <w:rFonts w:ascii="Arial" w:eastAsia="Times New Roman" w:hAnsi="Arial" w:cs="Arial"/>
          <w:sz w:val="20"/>
          <w:szCs w:val="20"/>
        </w:rPr>
        <w:t xml:space="preserve">our dataset </w:t>
      </w:r>
      <w:r w:rsidR="00952CCC">
        <w:rPr>
          <w:rFonts w:ascii="Arial" w:eastAsia="Times New Roman" w:hAnsi="Arial" w:cs="Arial"/>
          <w:sz w:val="20"/>
          <w:szCs w:val="20"/>
        </w:rPr>
        <w:t>small</w:t>
      </w:r>
      <w:r w:rsidR="00082843" w:rsidRPr="009274A0">
        <w:rPr>
          <w:rFonts w:ascii="Arial" w:eastAsia="Times New Roman" w:hAnsi="Arial" w:cs="Arial"/>
          <w:sz w:val="20"/>
          <w:szCs w:val="20"/>
        </w:rPr>
        <w:t xml:space="preserve"> sample size. </w:t>
      </w:r>
      <w:r w:rsidR="0023218F" w:rsidRPr="0023218F">
        <w:rPr>
          <w:rFonts w:ascii="Arial" w:eastAsia="Times New Roman" w:hAnsi="Arial" w:cs="Arial"/>
          <w:sz w:val="20"/>
          <w:szCs w:val="20"/>
        </w:rPr>
        <w:t xml:space="preserve">Block-level weight vectors </w:t>
      </w:r>
      <m:oMath>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oMath>
      <w:r w:rsidR="0023218F" w:rsidRPr="009274A0">
        <w:rPr>
          <w:rFonts w:ascii="Arial" w:eastAsia="Times New Roman" w:hAnsi="Arial" w:cs="Arial"/>
          <w:sz w:val="20"/>
          <w:szCs w:val="20"/>
        </w:rPr>
        <w:t xml:space="preserve"> </w:t>
      </w:r>
      <w:r w:rsidR="0023218F" w:rsidRPr="0023218F">
        <w:rPr>
          <w:rFonts w:ascii="Arial" w:eastAsia="Times New Roman" w:hAnsi="Arial" w:cs="Arial"/>
          <w:sz w:val="20"/>
          <w:szCs w:val="20"/>
        </w:rPr>
        <w:t xml:space="preserve">were constrained to have unit norm to prevent scale indeterminacy between block and trial contributions, and were orthogonalized for models where </w:t>
      </w:r>
      <m:oMath>
        <m:r>
          <w:rPr>
            <w:rFonts w:ascii="Cambria Math" w:eastAsia="Times New Roman" w:hAnsi="Cambria Math" w:cs="Arial"/>
            <w:sz w:val="20"/>
            <w:szCs w:val="20"/>
          </w:rPr>
          <m:t>J≥2</m:t>
        </m:r>
      </m:oMath>
      <w:r w:rsidR="0023218F" w:rsidRPr="0023218F">
        <w:rPr>
          <w:rFonts w:ascii="Arial" w:eastAsia="Times New Roman" w:hAnsi="Arial" w:cs="Arial"/>
          <w:sz w:val="20"/>
          <w:szCs w:val="20"/>
        </w:rPr>
        <w:t xml:space="preserve"> to ensure distinct component representations.</w:t>
      </w:r>
    </w:p>
    <w:p w14:paraId="410C2DB0" w14:textId="2F6BAC3F" w:rsidR="00225556" w:rsidRDefault="00225556" w:rsidP="00F60E75">
      <w:pPr>
        <w:jc w:val="both"/>
        <w:rPr>
          <w:rFonts w:ascii="Arial" w:eastAsia="Times New Roman" w:hAnsi="Arial" w:cs="Arial"/>
          <w:sz w:val="20"/>
          <w:szCs w:val="20"/>
        </w:rPr>
      </w:pPr>
      <w:r w:rsidRPr="00225556">
        <w:rPr>
          <w:rFonts w:ascii="Arial" w:eastAsia="Times New Roman" w:hAnsi="Arial" w:cs="Arial"/>
          <w:sz w:val="20"/>
          <w:szCs w:val="20"/>
        </w:rPr>
        <w:t xml:space="preserve">Parameter estimation proceeded via an alternating two-step optimization procedure. First, holding </w:t>
      </w:r>
      <m:oMath>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oMath>
      <w:r w:rsidRPr="00225556">
        <w:rPr>
          <w:rFonts w:ascii="Arial" w:eastAsia="Times New Roman" w:hAnsi="Arial" w:cs="Arial"/>
          <w:sz w:val="20"/>
          <w:szCs w:val="20"/>
        </w:rPr>
        <w:t xml:space="preserve"> fixed, we constructed standardized features and estimated</w:t>
      </w:r>
      <w:r w:rsidR="00D34413">
        <w:rPr>
          <w:rFonts w:ascii="Arial" w:eastAsia="Times New Roman" w:hAnsi="Arial" w:cs="Arial"/>
          <w:sz w:val="20"/>
          <w:szCs w:val="20"/>
        </w:rPr>
        <w:t xml:space="preserve"> </w:t>
      </w:r>
      <m:oMath>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r>
          <m:rPr>
            <m:sty m:val="p"/>
          </m:rPr>
          <w:rPr>
            <w:rFonts w:ascii="Cambria Math" w:eastAsia="Times New Roman" w:hAnsi="Cambria Math" w:cs="Arial"/>
            <w:sz w:val="20"/>
            <w:szCs w:val="20"/>
          </w:rPr>
          <m:t xml:space="preserve"> </m:t>
        </m:r>
      </m:oMath>
      <w:r w:rsidRPr="00225556">
        <w:rPr>
          <w:rFonts w:ascii="Arial" w:eastAsia="Times New Roman" w:hAnsi="Arial" w:cs="Arial"/>
          <w:sz w:val="20"/>
          <w:szCs w:val="20"/>
        </w:rPr>
        <w:t xml:space="preserve">and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b</m:t>
            </m:r>
          </m:e>
          <m:sub>
            <m:r>
              <m:rPr>
                <m:sty m:val="p"/>
              </m:rPr>
              <w:rPr>
                <w:rFonts w:ascii="Cambria Math" w:eastAsia="Times New Roman" w:hAnsi="Cambria Math" w:cs="Arial"/>
                <w:sz w:val="20"/>
                <w:szCs w:val="20"/>
              </w:rPr>
              <m:t>0</m:t>
            </m:r>
          </m:sub>
        </m:sSub>
      </m:oMath>
      <w:r w:rsidRPr="00225556">
        <w:rPr>
          <w:rFonts w:ascii="Arial" w:eastAsia="Times New Roman" w:hAnsi="Arial" w:cs="Arial"/>
          <w:sz w:val="20"/>
          <w:szCs w:val="20"/>
        </w:rPr>
        <w:t xml:space="preserve"> using </w:t>
      </w:r>
      <m:oMath>
        <m:sSub>
          <m:sSubPr>
            <m:ctrlPr>
              <w:rPr>
                <w:rFonts w:ascii="Cambria Math" w:eastAsia="Times New Roman" w:hAnsi="Cambria Math" w:cs="Arial"/>
                <w:sz w:val="20"/>
                <w:szCs w:val="20"/>
              </w:rPr>
            </m:ctrlPr>
          </m:sSubPr>
          <m:e>
            <m:r>
              <m:rPr>
                <m:scr m:val="script"/>
                <m:sty m:val="p"/>
              </m:rPr>
              <w:rPr>
                <w:rFonts w:ascii="Cambria Math" w:eastAsia="Times New Roman" w:hAnsi="Cambria Math" w:cs="Arial"/>
                <w:sz w:val="20"/>
                <w:szCs w:val="20"/>
              </w:rPr>
              <m:t>l</m:t>
            </m:r>
          </m:e>
          <m:sub>
            <m:r>
              <m:rPr>
                <m:sty m:val="p"/>
              </m:rPr>
              <w:rPr>
                <w:rFonts w:ascii="Cambria Math" w:eastAsia="Times New Roman" w:hAnsi="Cambria Math" w:cs="Arial"/>
                <w:sz w:val="20"/>
                <w:szCs w:val="20"/>
              </w:rPr>
              <m:t>1</m:t>
            </m:r>
          </m:sub>
        </m:sSub>
      </m:oMath>
      <w:r w:rsidRPr="00225556">
        <w:rPr>
          <w:rFonts w:ascii="Arial" w:eastAsia="Times New Roman" w:hAnsi="Arial" w:cs="Arial"/>
          <w:sz w:val="20"/>
          <w:szCs w:val="20"/>
        </w:rPr>
        <w:t>-regularized logistic regression (GLM-LASSO)</w:t>
      </w:r>
      <w:r w:rsidR="009E2147" w:rsidRPr="009E2147">
        <w:rPr>
          <w:rFonts w:ascii="Arial" w:eastAsia="Times New Roman" w:hAnsi="Arial" w:cs="Arial"/>
          <w:sz w:val="20"/>
          <w:szCs w:val="20"/>
          <w:vertAlign w:val="superscript"/>
        </w:rPr>
        <w:t>34</w:t>
      </w:r>
      <w:r w:rsidRPr="00225556">
        <w:rPr>
          <w:rFonts w:ascii="Arial" w:eastAsia="Times New Roman" w:hAnsi="Arial" w:cs="Arial"/>
          <w:sz w:val="20"/>
          <w:szCs w:val="20"/>
        </w:rPr>
        <w:t>, with the regularization strength selected by K-fold cross-validation within the training data (1-SE rule</w:t>
      </w:r>
      <w:r w:rsidR="009E2147" w:rsidRPr="009E2147">
        <w:rPr>
          <w:rFonts w:ascii="Arial" w:eastAsia="Times New Roman" w:hAnsi="Arial" w:cs="Arial"/>
          <w:sz w:val="20"/>
          <w:szCs w:val="20"/>
          <w:vertAlign w:val="superscript"/>
        </w:rPr>
        <w:t>35</w:t>
      </w:r>
      <w:r w:rsidRPr="00225556">
        <w:rPr>
          <w:rFonts w:ascii="Arial" w:eastAsia="Times New Roman" w:hAnsi="Arial" w:cs="Arial"/>
          <w:sz w:val="20"/>
          <w:szCs w:val="20"/>
        </w:rPr>
        <w:t xml:space="preserve"> by default). </w:t>
      </w:r>
      <w:r w:rsidR="007C574B" w:rsidRPr="007C574B">
        <w:rPr>
          <w:rFonts w:ascii="Arial" w:eastAsia="Times New Roman" w:hAnsi="Arial" w:cs="Arial"/>
          <w:sz w:val="20"/>
          <w:szCs w:val="20"/>
        </w:rPr>
        <w:t xml:space="preserve">Specifically, a regularization path corresponding to different levels of </w:t>
      </w:r>
      <m:oMath>
        <m:sSub>
          <m:sSubPr>
            <m:ctrlPr>
              <w:rPr>
                <w:rFonts w:ascii="Cambria Math" w:eastAsia="Times New Roman" w:hAnsi="Cambria Math" w:cs="Arial"/>
                <w:sz w:val="20"/>
                <w:szCs w:val="20"/>
              </w:rPr>
            </m:ctrlPr>
          </m:sSubPr>
          <m:e>
            <m:r>
              <m:rPr>
                <m:scr m:val="script"/>
                <m:sty m:val="p"/>
              </m:rPr>
              <w:rPr>
                <w:rFonts w:ascii="Cambria Math" w:eastAsia="Times New Roman" w:hAnsi="Cambria Math" w:cs="Arial"/>
                <w:sz w:val="20"/>
                <w:szCs w:val="20"/>
              </w:rPr>
              <m:t>l</m:t>
            </m:r>
          </m:e>
          <m:sub>
            <m:r>
              <m:rPr>
                <m:sty m:val="p"/>
              </m:rPr>
              <w:rPr>
                <w:rFonts w:ascii="Cambria Math" w:eastAsia="Times New Roman" w:hAnsi="Cambria Math" w:cs="Arial"/>
                <w:sz w:val="20"/>
                <w:szCs w:val="20"/>
              </w:rPr>
              <m:t>1</m:t>
            </m:r>
          </m:sub>
        </m:sSub>
      </m:oMath>
      <w:r w:rsidR="007C574B" w:rsidRPr="007C574B">
        <w:rPr>
          <w:rFonts w:ascii="Arial" w:eastAsia="Times New Roman" w:hAnsi="Arial" w:cs="Arial"/>
          <w:sz w:val="20"/>
          <w:szCs w:val="20"/>
        </w:rPr>
        <w:t xml:space="preserve"> constraint strength was computed within each training fold, and the optimal regularization level was selected based on cross-validated deviance</w:t>
      </w:r>
      <w:r w:rsidR="007C574B">
        <w:rPr>
          <w:rFonts w:ascii="Arial" w:eastAsia="Times New Roman" w:hAnsi="Arial" w:cs="Arial"/>
          <w:sz w:val="20"/>
          <w:szCs w:val="20"/>
        </w:rPr>
        <w:t xml:space="preserve">. </w:t>
      </w:r>
      <w:r w:rsidRPr="00225556">
        <w:rPr>
          <w:rFonts w:ascii="Arial" w:eastAsia="Times New Roman" w:hAnsi="Arial" w:cs="Arial"/>
          <w:sz w:val="20"/>
          <w:szCs w:val="20"/>
        </w:rPr>
        <w:t xml:space="preserve">This subproblem is convex in </w:t>
      </w:r>
      <m:oMath>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oMath>
      <w:r w:rsidRPr="00225556">
        <w:rPr>
          <w:rFonts w:ascii="Arial" w:eastAsia="Times New Roman" w:hAnsi="Arial" w:cs="Arial"/>
          <w:sz w:val="20"/>
          <w:szCs w:val="20"/>
        </w:rPr>
        <w:t xml:space="preserve"> for fixed </w:t>
      </w:r>
      <m:oMath>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oMath>
      <w:r w:rsidRPr="00225556">
        <w:rPr>
          <w:rFonts w:ascii="Arial" w:eastAsia="Times New Roman" w:hAnsi="Arial" w:cs="Arial"/>
          <w:sz w:val="20"/>
          <w:szCs w:val="20"/>
        </w:rPr>
        <w:t xml:space="preserve"> and therefore </w:t>
      </w:r>
      <w:r w:rsidR="00DE7F06">
        <w:rPr>
          <w:rFonts w:ascii="Arial" w:eastAsia="Times New Roman" w:hAnsi="Arial" w:cs="Arial"/>
          <w:sz w:val="20"/>
          <w:szCs w:val="20"/>
        </w:rPr>
        <w:t>provides</w:t>
      </w:r>
      <w:r w:rsidRPr="00225556">
        <w:rPr>
          <w:rFonts w:ascii="Arial" w:eastAsia="Times New Roman" w:hAnsi="Arial" w:cs="Arial"/>
          <w:sz w:val="20"/>
          <w:szCs w:val="20"/>
        </w:rPr>
        <w:t xml:space="preserve"> a unique optimum at each alternation. Second, holding </w:t>
      </w:r>
      <m:oMath>
        <m:sSub>
          <m:sSubPr>
            <m:ctrlPr>
              <w:rPr>
                <w:rFonts w:ascii="Cambria Math" w:eastAsia="Times New Roman" w:hAnsi="Cambria Math" w:cs="Arial"/>
                <w:bCs/>
                <w:i/>
                <w:sz w:val="20"/>
                <w:szCs w:val="20"/>
              </w:rPr>
            </m:ctrlPr>
          </m:sSubPr>
          <m:e>
            <m:r>
              <w:rPr>
                <w:rFonts w:ascii="Cambria Math" w:eastAsia="Times New Roman" w:hAnsi="Cambria Math" w:cs="Arial"/>
                <w:sz w:val="20"/>
                <w:szCs w:val="20"/>
              </w:rPr>
              <m:t>v</m:t>
            </m:r>
          </m:e>
          <m:sub>
            <m:r>
              <w:rPr>
                <w:rFonts w:ascii="Cambria Math" w:eastAsia="Times New Roman" w:hAnsi="Cambria Math" w:cs="Arial"/>
                <w:sz w:val="20"/>
                <w:szCs w:val="20"/>
              </w:rPr>
              <m:t>j</m:t>
            </m:r>
          </m:sub>
        </m:sSub>
        <m:r>
          <m:rPr>
            <m:sty m:val="bi"/>
          </m:rPr>
          <w:rPr>
            <w:rFonts w:ascii="Cambria Math" w:eastAsia="Times New Roman" w:hAnsi="Cambria Math" w:cs="Arial"/>
            <w:sz w:val="20"/>
            <w:szCs w:val="20"/>
          </w:rPr>
          <m:t xml:space="preserve"> </m:t>
        </m:r>
      </m:oMath>
      <w:r w:rsidRPr="00225556">
        <w:rPr>
          <w:rFonts w:ascii="Arial" w:eastAsia="Times New Roman" w:hAnsi="Arial" w:cs="Arial"/>
          <w:sz w:val="20"/>
          <w:szCs w:val="20"/>
        </w:rPr>
        <w:t xml:space="preserve">and </w:t>
      </w:r>
      <m:oMath>
        <m:sSub>
          <m:sSubPr>
            <m:ctrlPr>
              <w:rPr>
                <w:rFonts w:ascii="Cambria Math" w:eastAsia="Times New Roman" w:hAnsi="Cambria Math" w:cs="Arial"/>
                <w:sz w:val="20"/>
                <w:szCs w:val="20"/>
              </w:rPr>
            </m:ctrlPr>
          </m:sSubPr>
          <m:e>
            <m:r>
              <w:rPr>
                <w:rFonts w:ascii="Cambria Math" w:eastAsia="Times New Roman" w:hAnsi="Cambria Math" w:cs="Arial"/>
                <w:sz w:val="20"/>
                <w:szCs w:val="20"/>
              </w:rPr>
              <m:t>b</m:t>
            </m:r>
          </m:e>
          <m:sub>
            <m:r>
              <m:rPr>
                <m:sty m:val="p"/>
              </m:rPr>
              <w:rPr>
                <w:rFonts w:ascii="Cambria Math" w:eastAsia="Times New Roman" w:hAnsi="Cambria Math" w:cs="Arial"/>
                <w:sz w:val="20"/>
                <w:szCs w:val="20"/>
              </w:rPr>
              <m:t>0</m:t>
            </m:r>
          </m:sub>
        </m:sSub>
      </m:oMath>
      <w:r w:rsidRPr="00225556">
        <w:rPr>
          <w:rFonts w:ascii="Arial" w:eastAsia="Times New Roman" w:hAnsi="Arial" w:cs="Arial"/>
          <w:sz w:val="20"/>
          <w:szCs w:val="20"/>
        </w:rPr>
        <w:t xml:space="preserve"> fixed, we updated each </w:t>
      </w:r>
      <m:oMath>
        <m:sSub>
          <m:sSubPr>
            <m:ctrlPr>
              <w:rPr>
                <w:rFonts w:ascii="Cambria Math" w:hAnsi="Cambria Math"/>
                <w:i/>
                <w:sz w:val="20"/>
                <w:szCs w:val="20"/>
              </w:rPr>
            </m:ctrlPr>
          </m:sSubPr>
          <m:e>
            <m:r>
              <m:rPr>
                <m:sty m:val="b"/>
              </m:rPr>
              <w:rPr>
                <w:rFonts w:ascii="Cambria Math" w:hAnsi="Cambria Math"/>
                <w:sz w:val="20"/>
                <w:szCs w:val="20"/>
              </w:rPr>
              <m:t>b</m:t>
            </m:r>
          </m:e>
          <m:sub>
            <m:r>
              <w:rPr>
                <w:rFonts w:ascii="Cambria Math" w:hAnsi="Cambria Math"/>
                <w:sz w:val="20"/>
                <w:szCs w:val="20"/>
              </w:rPr>
              <m:t>j</m:t>
            </m:r>
          </m:sub>
        </m:sSub>
        <m:r>
          <w:rPr>
            <w:rFonts w:ascii="Cambria Math" w:hAnsi="Cambria Math"/>
            <w:sz w:val="20"/>
            <w:szCs w:val="20"/>
          </w:rPr>
          <m:t xml:space="preserve"> </m:t>
        </m:r>
      </m:oMath>
      <w:r w:rsidRPr="00225556">
        <w:rPr>
          <w:rFonts w:ascii="Arial" w:eastAsia="Times New Roman" w:hAnsi="Arial" w:cs="Arial"/>
          <w:sz w:val="20"/>
          <w:szCs w:val="20"/>
        </w:rPr>
        <w:t>using gradient-</w:t>
      </w:r>
      <w:r w:rsidR="00DE7F06">
        <w:rPr>
          <w:rFonts w:ascii="Arial" w:eastAsia="Times New Roman" w:hAnsi="Arial" w:cs="Arial"/>
          <w:sz w:val="20"/>
          <w:szCs w:val="20"/>
        </w:rPr>
        <w:t>ascent</w:t>
      </w:r>
      <w:r w:rsidRPr="00225556">
        <w:rPr>
          <w:rFonts w:ascii="Arial" w:eastAsia="Times New Roman" w:hAnsi="Arial" w:cs="Arial"/>
          <w:sz w:val="20"/>
          <w:szCs w:val="20"/>
        </w:rPr>
        <w:t xml:space="preserve"> steps on the weighted </w:t>
      </w:r>
      <w:r w:rsidR="00DE7F06">
        <w:rPr>
          <w:rFonts w:ascii="Arial" w:eastAsia="Times New Roman" w:hAnsi="Arial" w:cs="Arial"/>
          <w:sz w:val="20"/>
          <w:szCs w:val="20"/>
        </w:rPr>
        <w:t>likelihood</w:t>
      </w:r>
      <w:r w:rsidR="00DE7F06" w:rsidRPr="00225556">
        <w:rPr>
          <w:rFonts w:ascii="Arial" w:eastAsia="Times New Roman" w:hAnsi="Arial" w:cs="Arial"/>
          <w:sz w:val="20"/>
          <w:szCs w:val="20"/>
        </w:rPr>
        <w:t xml:space="preserve"> </w:t>
      </w:r>
      <w:r w:rsidR="00DE7F06">
        <w:rPr>
          <w:rFonts w:ascii="Arial" w:eastAsia="Times New Roman" w:hAnsi="Arial" w:cs="Arial"/>
          <w:sz w:val="20"/>
          <w:szCs w:val="20"/>
        </w:rPr>
        <w:t>function</w:t>
      </w:r>
      <w:r w:rsidRPr="00225556">
        <w:rPr>
          <w:rFonts w:ascii="Arial" w:eastAsia="Times New Roman" w:hAnsi="Arial" w:cs="Arial"/>
          <w:sz w:val="20"/>
          <w:szCs w:val="20"/>
        </w:rPr>
        <w:t xml:space="preserve">, followed by renormalization and (when </w:t>
      </w:r>
      <m:oMath>
        <m:r>
          <w:rPr>
            <w:rFonts w:ascii="Cambria Math" w:eastAsia="Times New Roman" w:hAnsi="Cambria Math" w:cs="Arial"/>
            <w:sz w:val="20"/>
            <w:szCs w:val="20"/>
          </w:rPr>
          <m:t>j≥2</m:t>
        </m:r>
      </m:oMath>
      <w:r w:rsidRPr="0023218F">
        <w:rPr>
          <w:rFonts w:ascii="Arial" w:eastAsia="Times New Roman" w:hAnsi="Arial" w:cs="Arial"/>
          <w:sz w:val="20"/>
          <w:szCs w:val="20"/>
        </w:rPr>
        <w:t xml:space="preserve"> </w:t>
      </w:r>
      <w:r>
        <w:rPr>
          <w:rFonts w:ascii="Arial" w:eastAsia="Times New Roman" w:hAnsi="Arial" w:cs="Arial"/>
          <w:sz w:val="20"/>
          <w:szCs w:val="20"/>
        </w:rPr>
        <w:t xml:space="preserve">) </w:t>
      </w:r>
      <w:r w:rsidRPr="00225556">
        <w:rPr>
          <w:rFonts w:ascii="Arial" w:eastAsia="Times New Roman" w:hAnsi="Arial" w:cs="Arial"/>
          <w:sz w:val="20"/>
          <w:szCs w:val="20"/>
        </w:rPr>
        <w:t xml:space="preserve">Gram-Schmidt orthogonalization. </w:t>
      </w:r>
      <w:r w:rsidR="00613AD4" w:rsidRPr="00613AD4">
        <w:rPr>
          <w:rFonts w:ascii="Arial" w:eastAsia="Times New Roman" w:hAnsi="Arial" w:cs="Arial"/>
          <w:sz w:val="20"/>
          <w:szCs w:val="20"/>
        </w:rPr>
        <w:t>A fixed number of outer alternations and gradient steps per alternation were performed using a constant step size, without adaptive stopping criteria.</w:t>
      </w:r>
      <w:r w:rsidR="00613AD4">
        <w:rPr>
          <w:rFonts w:ascii="Arial" w:eastAsia="Times New Roman" w:hAnsi="Arial" w:cs="Arial"/>
          <w:sz w:val="20"/>
          <w:szCs w:val="20"/>
        </w:rPr>
        <w:t xml:space="preserve"> </w:t>
      </w:r>
      <w:r w:rsidRPr="00225556">
        <w:rPr>
          <w:rFonts w:ascii="Arial" w:eastAsia="Times New Roman" w:hAnsi="Arial" w:cs="Arial"/>
          <w:sz w:val="20"/>
          <w:szCs w:val="20"/>
        </w:rPr>
        <w:t>Because the overall bilinear objective is non-convex, the alternating procedure converges to a local optimum.</w:t>
      </w:r>
    </w:p>
    <w:p w14:paraId="6BCA1F79" w14:textId="30D1AC6A" w:rsidR="006B4943" w:rsidRDefault="00082843" w:rsidP="00F60E75">
      <w:pPr>
        <w:jc w:val="both"/>
        <w:rPr>
          <w:rFonts w:ascii="Arial" w:eastAsia="Times New Roman" w:hAnsi="Arial" w:cs="Arial"/>
          <w:sz w:val="20"/>
          <w:szCs w:val="20"/>
        </w:rPr>
      </w:pPr>
      <w:r w:rsidRPr="009274A0">
        <w:rPr>
          <w:rFonts w:ascii="Arial" w:eastAsia="Times New Roman" w:hAnsi="Arial" w:cs="Arial"/>
          <w:sz w:val="20"/>
          <w:szCs w:val="20"/>
        </w:rPr>
        <w:t xml:space="preserve">The number of bilinear components </w:t>
      </w:r>
      <m:oMath>
        <m:r>
          <w:rPr>
            <w:rFonts w:ascii="Cambria Math" w:eastAsia="Times New Roman" w:hAnsi="Cambria Math" w:cs="Arial"/>
            <w:sz w:val="20"/>
            <w:szCs w:val="20"/>
          </w:rPr>
          <m:t>J</m:t>
        </m:r>
      </m:oMath>
      <w:r w:rsidRPr="009274A0">
        <w:rPr>
          <w:rFonts w:ascii="Arial" w:eastAsia="Times New Roman" w:hAnsi="Arial" w:cs="Arial"/>
          <w:sz w:val="20"/>
          <w:szCs w:val="20"/>
        </w:rPr>
        <w:t xml:space="preserve"> was treated as a model hyperparameter and evaluated using cross-validation. </w:t>
      </w:r>
      <w:r w:rsidR="0085595E" w:rsidRPr="0085595E">
        <w:rPr>
          <w:rFonts w:ascii="Arial" w:eastAsia="Times New Roman" w:hAnsi="Arial" w:cs="Arial"/>
          <w:sz w:val="20"/>
          <w:szCs w:val="20"/>
        </w:rPr>
        <w:t xml:space="preserve">Candidate values of </w:t>
      </w:r>
      <m:oMath>
        <m:r>
          <w:rPr>
            <w:rFonts w:ascii="Cambria Math" w:eastAsia="Times New Roman" w:hAnsi="Cambria Math" w:cs="Arial"/>
            <w:sz w:val="20"/>
            <w:szCs w:val="20"/>
          </w:rPr>
          <m:t>J</m:t>
        </m:r>
      </m:oMath>
      <w:r w:rsidR="0085595E" w:rsidRPr="0085595E">
        <w:rPr>
          <w:rFonts w:ascii="Arial" w:eastAsia="Times New Roman" w:hAnsi="Arial" w:cs="Arial"/>
          <w:sz w:val="20"/>
          <w:szCs w:val="20"/>
        </w:rPr>
        <w:t xml:space="preserve"> were compared based on LOOCV performance, and the value yielding the highest balanced accuracy was selected.</w:t>
      </w:r>
      <w:r w:rsidR="0085595E">
        <w:rPr>
          <w:rFonts w:ascii="Arial" w:eastAsia="Times New Roman" w:hAnsi="Arial" w:cs="Arial"/>
          <w:sz w:val="20"/>
          <w:szCs w:val="20"/>
        </w:rPr>
        <w:t xml:space="preserve"> </w:t>
      </w:r>
      <w:r w:rsidRPr="009274A0">
        <w:rPr>
          <w:rFonts w:ascii="Arial" w:eastAsia="Times New Roman" w:hAnsi="Arial" w:cs="Arial"/>
          <w:sz w:val="20"/>
          <w:szCs w:val="20"/>
        </w:rPr>
        <w:t xml:space="preserve">Predictive performance was assessed using LOOCV, in which each participant was held out in turn, the model was trained on the remaining </w:t>
      </w:r>
      <m:oMath>
        <m:r>
          <w:rPr>
            <w:rFonts w:ascii="Cambria Math" w:eastAsia="Times New Roman" w:hAnsi="Cambria Math" w:cs="Arial"/>
            <w:sz w:val="20"/>
            <w:szCs w:val="20"/>
          </w:rPr>
          <m:t>N</m:t>
        </m:r>
        <m:r>
          <m:rPr>
            <m:sty m:val="p"/>
          </m:rPr>
          <w:rPr>
            <w:rFonts w:ascii="Cambria Math" w:eastAsia="Times New Roman" w:hAnsi="Cambria Math" w:cs="Arial"/>
            <w:sz w:val="20"/>
            <w:szCs w:val="20"/>
          </w:rPr>
          <m:t>-1</m:t>
        </m:r>
      </m:oMath>
      <w:r w:rsidRPr="009274A0">
        <w:rPr>
          <w:rFonts w:ascii="Arial" w:eastAsia="Times New Roman" w:hAnsi="Arial" w:cs="Arial"/>
          <w:sz w:val="20"/>
          <w:szCs w:val="20"/>
        </w:rPr>
        <w:t xml:space="preserve"> participants, and SI state was predicted for the held-out participant. Classification metrics, including balanced accuracy, sensitivity, specificity, an</w:t>
      </w:r>
      <w:r w:rsidR="00D66E32">
        <w:rPr>
          <w:rFonts w:ascii="Arial" w:eastAsia="Times New Roman" w:hAnsi="Arial" w:cs="Arial"/>
          <w:sz w:val="20"/>
          <w:szCs w:val="20"/>
        </w:rPr>
        <w:t xml:space="preserve">d </w:t>
      </w:r>
      <w:r w:rsidRPr="009274A0">
        <w:rPr>
          <w:rFonts w:ascii="Arial" w:eastAsia="Times New Roman" w:hAnsi="Arial" w:cs="Arial"/>
          <w:sz w:val="20"/>
          <w:szCs w:val="20"/>
        </w:rPr>
        <w:t xml:space="preserve">AUC, were computed by aggregating predictions across all folds. </w:t>
      </w:r>
      <w:r w:rsidR="0054378E" w:rsidRPr="0054378E">
        <w:rPr>
          <w:rFonts w:ascii="Arial" w:eastAsia="Times New Roman" w:hAnsi="Arial" w:cs="Arial"/>
          <w:sz w:val="20"/>
          <w:szCs w:val="20"/>
        </w:rPr>
        <w:t>This procedure provides an estimate of generalization to unseen participants while maintaining a compact and interpretable parameterization.</w:t>
      </w:r>
    </w:p>
    <w:p w14:paraId="036C4F8A" w14:textId="25B8CD9D" w:rsidR="001D34BC" w:rsidRPr="001D34BC" w:rsidRDefault="00EC119B" w:rsidP="00F60E75">
      <w:pPr>
        <w:jc w:val="both"/>
        <w:rPr>
          <w:rFonts w:ascii="Arial" w:eastAsia="Times New Roman" w:hAnsi="Arial" w:cs="Arial"/>
          <w:sz w:val="20"/>
          <w:szCs w:val="20"/>
        </w:rPr>
      </w:pPr>
      <w:r w:rsidRPr="00EC119B">
        <w:rPr>
          <w:rFonts w:ascii="Arial" w:eastAsia="Times New Roman" w:hAnsi="Arial" w:cs="Arial"/>
          <w:sz w:val="20"/>
          <w:szCs w:val="20"/>
        </w:rPr>
        <w:t>To assess whether classification performance exceeded chance, we conducted a nonparametric label-shuffling permutation analysis (</w:t>
      </w:r>
      <m:oMath>
        <m:r>
          <w:rPr>
            <w:rFonts w:ascii="Cambria Math" w:eastAsia="Times New Roman" w:hAnsi="Cambria Math" w:cs="Arial"/>
            <w:sz w:val="20"/>
            <w:szCs w:val="20"/>
          </w:rPr>
          <m:t>n = 1,000</m:t>
        </m:r>
      </m:oMath>
      <w:r w:rsidRPr="00EC119B">
        <w:rPr>
          <w:rFonts w:ascii="Arial" w:eastAsia="Times New Roman" w:hAnsi="Arial" w:cs="Arial"/>
          <w:sz w:val="20"/>
          <w:szCs w:val="20"/>
        </w:rPr>
        <w:t xml:space="preserve"> iterations). For the primary analysis under true labels, optimization parameters (e.g., number of gradient steps and step size) were fixed a priori. In contrast, for each permuted dataset, we evaluated a predefined grid of optimization settings and retained the best-performing configuration within that grid. For each shuffle, SI labels were randomly reassigned across participants and the entire LOOCV training and evaluation pipeline—including regularization selection within each fold—was repeated from scratch. Balanced accuracy and AUC were computed for each shuffled run to generate empirical null distributions that reflect both model fitting and hyperparameter selection. Empirical P-values were calculated as the proportion of permuted runs achieving performance equal to or greater than that observed under the true labels.</w:t>
      </w:r>
    </w:p>
    <w:p w14:paraId="01FDB87F" w14:textId="5F1B68FD" w:rsidR="00CA73AD" w:rsidRPr="009274A0" w:rsidRDefault="00CA73AD" w:rsidP="00CA73AD">
      <w:pPr>
        <w:widowControl w:val="0"/>
        <w:pBdr>
          <w:top w:val="nil"/>
          <w:left w:val="nil"/>
          <w:bottom w:val="nil"/>
          <w:right w:val="nil"/>
          <w:between w:val="nil"/>
        </w:pBdr>
        <w:spacing w:after="0"/>
        <w:contextualSpacing/>
        <w:rPr>
          <w:rFonts w:ascii="Arial" w:hAnsi="Arial" w:cs="Arial"/>
          <w:b/>
          <w:bCs/>
          <w:color w:val="000000"/>
          <w:sz w:val="20"/>
          <w:szCs w:val="20"/>
        </w:rPr>
      </w:pPr>
      <w:r w:rsidRPr="009274A0">
        <w:rPr>
          <w:rFonts w:ascii="Arial" w:hAnsi="Arial" w:cs="Arial"/>
          <w:b/>
          <w:bCs/>
          <w:color w:val="000000"/>
          <w:sz w:val="20"/>
          <w:szCs w:val="20"/>
        </w:rPr>
        <w:t>Software</w:t>
      </w:r>
    </w:p>
    <w:p w14:paraId="7D9B89F1" w14:textId="77777777" w:rsidR="00CA73AD" w:rsidRPr="009274A0" w:rsidRDefault="00CA73AD" w:rsidP="00CA73AD">
      <w:pPr>
        <w:widowControl w:val="0"/>
        <w:pBdr>
          <w:top w:val="nil"/>
          <w:left w:val="nil"/>
          <w:bottom w:val="nil"/>
          <w:right w:val="nil"/>
          <w:between w:val="nil"/>
        </w:pBdr>
        <w:spacing w:after="0"/>
        <w:contextualSpacing/>
        <w:rPr>
          <w:rFonts w:ascii="Arial" w:hAnsi="Arial" w:cs="Arial"/>
          <w:color w:val="000000"/>
          <w:sz w:val="20"/>
          <w:szCs w:val="20"/>
        </w:rPr>
      </w:pPr>
      <w:r w:rsidRPr="009274A0">
        <w:rPr>
          <w:rFonts w:ascii="Arial" w:hAnsi="Arial" w:cs="Arial"/>
          <w:color w:val="000000"/>
          <w:sz w:val="20"/>
          <w:szCs w:val="20"/>
        </w:rPr>
        <w:t xml:space="preserve">All analyses were conducted in MATLAB and Python using the Statistics and Machine Learning </w:t>
      </w:r>
      <w:r w:rsidRPr="009274A0">
        <w:rPr>
          <w:rFonts w:ascii="Arial" w:hAnsi="Arial" w:cs="Arial"/>
          <w:color w:val="000000"/>
          <w:sz w:val="20"/>
          <w:szCs w:val="20"/>
        </w:rPr>
        <w:lastRenderedPageBreak/>
        <w:t>Toolbox and the lme4/</w:t>
      </w:r>
      <w:proofErr w:type="spellStart"/>
      <w:r w:rsidRPr="009274A0">
        <w:rPr>
          <w:rFonts w:ascii="Arial" w:hAnsi="Arial" w:cs="Arial"/>
          <w:color w:val="000000"/>
          <w:sz w:val="20"/>
          <w:szCs w:val="20"/>
        </w:rPr>
        <w:t>mixedlm</w:t>
      </w:r>
      <w:proofErr w:type="spellEnd"/>
      <w:r w:rsidRPr="009274A0">
        <w:rPr>
          <w:rFonts w:ascii="Arial" w:hAnsi="Arial" w:cs="Arial"/>
          <w:color w:val="000000"/>
          <w:sz w:val="20"/>
          <w:szCs w:val="20"/>
        </w:rPr>
        <w:t xml:space="preserve"> implementations.</w:t>
      </w:r>
    </w:p>
    <w:p w14:paraId="4EEAE8C9" w14:textId="77777777" w:rsidR="00980C22" w:rsidRPr="009274A0"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274A0" w:rsidRDefault="00E6133D" w:rsidP="00E6133D">
      <w:pPr>
        <w:pBdr>
          <w:top w:val="nil"/>
          <w:left w:val="nil"/>
          <w:bottom w:val="nil"/>
          <w:right w:val="nil"/>
          <w:between w:val="nil"/>
        </w:pBdr>
        <w:contextualSpacing/>
        <w:rPr>
          <w:rFonts w:ascii="Arial" w:hAnsi="Arial" w:cs="Arial"/>
          <w:b/>
          <w:color w:val="000000"/>
          <w:sz w:val="20"/>
          <w:szCs w:val="20"/>
        </w:rPr>
      </w:pPr>
      <w:r w:rsidRPr="009274A0">
        <w:rPr>
          <w:rFonts w:ascii="Arial" w:hAnsi="Arial" w:cs="Arial"/>
          <w:b/>
          <w:color w:val="000000"/>
          <w:sz w:val="20"/>
          <w:szCs w:val="20"/>
        </w:rPr>
        <w:t>Acknowledgments</w:t>
      </w:r>
    </w:p>
    <w:p w14:paraId="5657C956" w14:textId="77777777" w:rsidR="00E6133D" w:rsidRPr="009274A0" w:rsidRDefault="00E6133D" w:rsidP="00E6133D">
      <w:pPr>
        <w:pBdr>
          <w:top w:val="nil"/>
          <w:left w:val="nil"/>
          <w:bottom w:val="nil"/>
          <w:right w:val="nil"/>
          <w:between w:val="nil"/>
        </w:pBdr>
        <w:contextualSpacing/>
        <w:rPr>
          <w:rFonts w:ascii="Arial" w:hAnsi="Arial" w:cs="Arial"/>
          <w:b/>
          <w:color w:val="000000"/>
          <w:sz w:val="20"/>
          <w:szCs w:val="20"/>
        </w:rPr>
      </w:pPr>
    </w:p>
    <w:p w14:paraId="557C004D" w14:textId="4A858013" w:rsidR="00980C22" w:rsidRPr="009274A0" w:rsidRDefault="0060518A" w:rsidP="00E6133D">
      <w:pPr>
        <w:pBdr>
          <w:top w:val="nil"/>
          <w:left w:val="nil"/>
          <w:bottom w:val="nil"/>
          <w:right w:val="nil"/>
          <w:between w:val="nil"/>
        </w:pBdr>
        <w:contextualSpacing/>
        <w:rPr>
          <w:rFonts w:ascii="Arial" w:hAnsi="Arial" w:cs="Arial"/>
          <w:color w:val="000000"/>
          <w:sz w:val="20"/>
          <w:szCs w:val="20"/>
        </w:rPr>
      </w:pPr>
      <w:r w:rsidRPr="009274A0">
        <w:rPr>
          <w:rFonts w:ascii="Arial" w:hAnsi="Arial" w:cs="Arial"/>
          <w:color w:val="000000"/>
          <w:sz w:val="20"/>
          <w:szCs w:val="20"/>
        </w:rPr>
        <w:t>This project is sponsored by the Defense Advanced Research Projects Agency (DARPA) under cooperative agreement No. N660012324016. The content of the information does not necessarily reflect the position or the policy of the Government, and no official endorsement should be inferred.</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46426A40" w14:textId="70784DB8"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sdt>
      <w:sdtPr>
        <w:rPr>
          <w:szCs w:val="20"/>
        </w:rPr>
        <w:tag w:val="MENDELEY_BIBLIOGRAPHY"/>
        <w:id w:val="2119177799"/>
      </w:sdtPr>
      <w:sdtEndPr>
        <w:rPr>
          <w:szCs w:val="22"/>
        </w:rPr>
      </w:sdtEndPr>
      <w:sdtContent>
        <w:p w14:paraId="2B2654B5" w14:textId="7B3E0B8E" w:rsidR="00387306" w:rsidRPr="00DA4259" w:rsidRDefault="00387306" w:rsidP="000C189E">
          <w:pPr>
            <w:pStyle w:val="ListParagraph"/>
            <w:numPr>
              <w:ilvl w:val="0"/>
              <w:numId w:val="2"/>
            </w:numPr>
            <w:autoSpaceDE w:val="0"/>
            <w:autoSpaceDN w:val="0"/>
            <w:rPr>
              <w:rFonts w:ascii="Arial" w:eastAsia="Times New Roman" w:hAnsi="Arial" w:cs="Arial"/>
              <w:color w:val="000000"/>
              <w:sz w:val="20"/>
              <w:szCs w:val="24"/>
            </w:rPr>
          </w:pPr>
          <w:proofErr w:type="spellStart"/>
          <w:r w:rsidRPr="00DA4259">
            <w:rPr>
              <w:szCs w:val="20"/>
            </w:rPr>
            <w:t>Jobes</w:t>
          </w:r>
          <w:proofErr w:type="spellEnd"/>
          <w:r w:rsidRPr="00DA4259">
            <w:rPr>
              <w:szCs w:val="20"/>
            </w:rPr>
            <w:t>, David A., and Thomas E. Joiner. "Reflections on suicidal ideation." Crisis (2019).</w:t>
          </w:r>
        </w:p>
        <w:p w14:paraId="02E6CF0B" w14:textId="20B7BD2F" w:rsidR="00327735" w:rsidRPr="00DA4259" w:rsidRDefault="00327735" w:rsidP="00327735">
          <w:pPr>
            <w:pStyle w:val="ListParagraph"/>
            <w:numPr>
              <w:ilvl w:val="0"/>
              <w:numId w:val="2"/>
            </w:numPr>
            <w:autoSpaceDE w:val="0"/>
            <w:autoSpaceDN w:val="0"/>
            <w:rPr>
              <w:rFonts w:ascii="Arial" w:eastAsia="Times New Roman" w:hAnsi="Arial" w:cs="Arial"/>
              <w:color w:val="000000"/>
              <w:sz w:val="20"/>
              <w:szCs w:val="24"/>
            </w:rPr>
          </w:pPr>
          <w:proofErr w:type="spellStart"/>
          <w:r w:rsidRPr="00DA4259">
            <w:rPr>
              <w:rFonts w:ascii="Arial" w:eastAsia="Times New Roman" w:hAnsi="Arial" w:cs="Arial"/>
              <w:color w:val="000000"/>
              <w:sz w:val="20"/>
              <w:szCs w:val="24"/>
            </w:rPr>
            <w:t>Turecki</w:t>
          </w:r>
          <w:proofErr w:type="spellEnd"/>
          <w:r w:rsidRPr="00DA4259">
            <w:rPr>
              <w:rFonts w:ascii="Arial" w:eastAsia="Times New Roman" w:hAnsi="Arial" w:cs="Arial"/>
              <w:color w:val="000000"/>
              <w:sz w:val="20"/>
              <w:szCs w:val="24"/>
            </w:rPr>
            <w:t xml:space="preserve">, Gustavo, and David A. Brent. "Suicide and suicidal </w:t>
          </w:r>
          <w:proofErr w:type="spellStart"/>
          <w:r w:rsidRPr="00DA4259">
            <w:rPr>
              <w:rFonts w:ascii="Arial" w:eastAsia="Times New Roman" w:hAnsi="Arial" w:cs="Arial"/>
              <w:color w:val="000000"/>
              <w:sz w:val="20"/>
              <w:szCs w:val="24"/>
            </w:rPr>
            <w:t>behaviour</w:t>
          </w:r>
          <w:proofErr w:type="spellEnd"/>
          <w:r w:rsidRPr="00DA4259">
            <w:rPr>
              <w:rFonts w:ascii="Arial" w:eastAsia="Times New Roman" w:hAnsi="Arial" w:cs="Arial"/>
              <w:color w:val="000000"/>
              <w:sz w:val="20"/>
              <w:szCs w:val="24"/>
            </w:rPr>
            <w:t>." The Lancet 387, no. 10024 (2016): 1227-1239.</w:t>
          </w:r>
        </w:p>
        <w:p w14:paraId="72ED917F" w14:textId="776A1871" w:rsidR="000C189E" w:rsidRPr="003B5E3E" w:rsidRDefault="000C189E" w:rsidP="000C189E">
          <w:pPr>
            <w:pStyle w:val="ListParagraph"/>
            <w:numPr>
              <w:ilvl w:val="0"/>
              <w:numId w:val="2"/>
            </w:numPr>
            <w:autoSpaceDE w:val="0"/>
            <w:autoSpaceDN w:val="0"/>
            <w:rPr>
              <w:rFonts w:ascii="Arial" w:eastAsia="Times New Roman" w:hAnsi="Arial" w:cs="Arial"/>
              <w:color w:val="000000"/>
              <w:sz w:val="20"/>
              <w:szCs w:val="24"/>
            </w:rPr>
          </w:pPr>
          <w:r w:rsidRPr="00DA4259">
            <w:rPr>
              <w:rFonts w:ascii="Arial" w:eastAsia="Times New Roman" w:hAnsi="Arial" w:cs="Arial"/>
              <w:color w:val="000000"/>
              <w:sz w:val="20"/>
            </w:rPr>
            <w:t xml:space="preserve">Posner, K. et al. The Columbia–Suicide Severity Rating Scale: Initial Validity and Internal Consistency Findings </w:t>
          </w:r>
          <w:proofErr w:type="gramStart"/>
          <w:r w:rsidRPr="00DA4259">
            <w:rPr>
              <w:rFonts w:ascii="Arial" w:eastAsia="Times New Roman" w:hAnsi="Arial" w:cs="Arial"/>
              <w:color w:val="000000"/>
              <w:sz w:val="20"/>
            </w:rPr>
            <w:t>From</w:t>
          </w:r>
          <w:proofErr w:type="gramEnd"/>
          <w:r w:rsidRPr="00DA4259">
            <w:rPr>
              <w:rFonts w:ascii="Arial" w:eastAsia="Times New Roman" w:hAnsi="Arial" w:cs="Arial"/>
              <w:color w:val="000000"/>
              <w:sz w:val="20"/>
            </w:rPr>
            <w:t xml:space="preserve"> Three Multisite Studies With Adolescents and Adults. American Journal of Psychiatry 168, 1266–1277 (2011).</w:t>
          </w:r>
        </w:p>
        <w:p w14:paraId="3C389353" w14:textId="252CCE37" w:rsidR="003B5E3E" w:rsidRPr="003B5E3E" w:rsidRDefault="003B5E3E" w:rsidP="003B5E3E">
          <w:pPr>
            <w:pStyle w:val="ListParagraph"/>
            <w:numPr>
              <w:ilvl w:val="0"/>
              <w:numId w:val="2"/>
            </w:numPr>
            <w:autoSpaceDE w:val="0"/>
            <w:autoSpaceDN w:val="0"/>
            <w:rPr>
              <w:rFonts w:ascii="Arial" w:eastAsia="Times New Roman" w:hAnsi="Arial" w:cs="Arial"/>
              <w:color w:val="000000"/>
              <w:sz w:val="20"/>
            </w:rPr>
          </w:pPr>
          <w:proofErr w:type="spellStart"/>
          <w:r w:rsidRPr="00DA4259">
            <w:rPr>
              <w:rFonts w:ascii="Arial" w:eastAsia="Times New Roman" w:hAnsi="Arial" w:cs="Arial"/>
              <w:color w:val="000000"/>
              <w:sz w:val="20"/>
            </w:rPr>
            <w:t>Sedano-Capdevila</w:t>
          </w:r>
          <w:proofErr w:type="spellEnd"/>
          <w:r w:rsidRPr="00DA4259">
            <w:rPr>
              <w:rFonts w:ascii="Arial" w:eastAsia="Times New Roman" w:hAnsi="Arial" w:cs="Arial"/>
              <w:color w:val="000000"/>
              <w:sz w:val="20"/>
            </w:rPr>
            <w:t xml:space="preserve">, A., Porras-Segovia, A., Bello, H. J., Baca-García, E. &amp; </w:t>
          </w:r>
          <w:proofErr w:type="spellStart"/>
          <w:r w:rsidRPr="00DA4259">
            <w:rPr>
              <w:rFonts w:ascii="Arial" w:eastAsia="Times New Roman" w:hAnsi="Arial" w:cs="Arial"/>
              <w:color w:val="000000"/>
              <w:sz w:val="20"/>
            </w:rPr>
            <w:t>Barrigon</w:t>
          </w:r>
          <w:proofErr w:type="spellEnd"/>
          <w:r w:rsidRPr="00DA4259">
            <w:rPr>
              <w:rFonts w:ascii="Arial" w:eastAsia="Times New Roman" w:hAnsi="Arial" w:cs="Arial"/>
              <w:color w:val="000000"/>
              <w:sz w:val="20"/>
            </w:rPr>
            <w:t xml:space="preserve">, M. L. Use of Ecological Momentary Assessment to Study Suicidal Thoughts and Behavior: </w:t>
          </w:r>
          <w:proofErr w:type="gramStart"/>
          <w:r w:rsidRPr="00DA4259">
            <w:rPr>
              <w:rFonts w:ascii="Arial" w:eastAsia="Times New Roman" w:hAnsi="Arial" w:cs="Arial"/>
              <w:color w:val="000000"/>
              <w:sz w:val="20"/>
            </w:rPr>
            <w:t>a</w:t>
          </w:r>
          <w:proofErr w:type="gramEnd"/>
          <w:r w:rsidRPr="00DA4259">
            <w:rPr>
              <w:rFonts w:ascii="Arial" w:eastAsia="Times New Roman" w:hAnsi="Arial" w:cs="Arial"/>
              <w:color w:val="000000"/>
              <w:sz w:val="20"/>
            </w:rPr>
            <w:t xml:space="preserve"> Systematic Review. </w:t>
          </w:r>
          <w:proofErr w:type="spellStart"/>
          <w:r w:rsidRPr="00DA4259">
            <w:rPr>
              <w:rFonts w:ascii="Arial" w:eastAsia="Times New Roman" w:hAnsi="Arial" w:cs="Arial"/>
              <w:color w:val="000000"/>
              <w:sz w:val="20"/>
            </w:rPr>
            <w:t>Curr</w:t>
          </w:r>
          <w:proofErr w:type="spellEnd"/>
          <w:r w:rsidRPr="00DA4259">
            <w:rPr>
              <w:rFonts w:ascii="Arial" w:eastAsia="Times New Roman" w:hAnsi="Arial" w:cs="Arial"/>
              <w:color w:val="000000"/>
              <w:sz w:val="20"/>
            </w:rPr>
            <w:t>. Psychiatry Rep. 23, 41 (2021).</w:t>
          </w:r>
        </w:p>
        <w:p w14:paraId="1EF3B6FD" w14:textId="5053C3C6" w:rsidR="000C189E" w:rsidRPr="00DA4259" w:rsidRDefault="000C189E" w:rsidP="000C189E">
          <w:pPr>
            <w:pStyle w:val="ListParagraph"/>
            <w:numPr>
              <w:ilvl w:val="0"/>
              <w:numId w:val="2"/>
            </w:numPr>
            <w:autoSpaceDE w:val="0"/>
            <w:autoSpaceDN w:val="0"/>
            <w:rPr>
              <w:rFonts w:ascii="Arial" w:eastAsia="Times New Roman" w:hAnsi="Arial" w:cs="Arial"/>
              <w:color w:val="000000"/>
              <w:sz w:val="20"/>
            </w:rPr>
          </w:pPr>
          <w:r w:rsidRPr="00DA4259">
            <w:rPr>
              <w:rFonts w:ascii="Arial" w:eastAsia="Times New Roman" w:hAnsi="Arial" w:cs="Arial"/>
              <w:color w:val="000000"/>
              <w:sz w:val="20"/>
            </w:rPr>
            <w:t>Coppersmith, D. D. L. et al. Mapping the timescale of suicidal thinking. Proceedings of the National Academy of Sciences 120, (2023).</w:t>
          </w:r>
        </w:p>
        <w:p w14:paraId="090822A7" w14:textId="7BCC8551" w:rsidR="000C189E" w:rsidRPr="00DA4259" w:rsidRDefault="000C189E" w:rsidP="000C189E">
          <w:pPr>
            <w:pStyle w:val="ListParagraph"/>
            <w:numPr>
              <w:ilvl w:val="0"/>
              <w:numId w:val="2"/>
            </w:numPr>
            <w:autoSpaceDE w:val="0"/>
            <w:autoSpaceDN w:val="0"/>
            <w:rPr>
              <w:rFonts w:ascii="Arial" w:eastAsia="Times New Roman" w:hAnsi="Arial" w:cs="Arial"/>
              <w:color w:val="000000"/>
              <w:sz w:val="20"/>
            </w:rPr>
          </w:pPr>
          <w:proofErr w:type="spellStart"/>
          <w:r w:rsidRPr="00DA4259">
            <w:rPr>
              <w:rFonts w:ascii="Arial" w:eastAsia="Times New Roman" w:hAnsi="Arial" w:cs="Arial"/>
              <w:color w:val="000000"/>
              <w:sz w:val="20"/>
            </w:rPr>
            <w:t>Czyz</w:t>
          </w:r>
          <w:proofErr w:type="spellEnd"/>
          <w:r w:rsidRPr="00DA4259">
            <w:rPr>
              <w:rFonts w:ascii="Arial" w:eastAsia="Times New Roman" w:hAnsi="Arial" w:cs="Arial"/>
              <w:color w:val="000000"/>
              <w:sz w:val="20"/>
            </w:rPr>
            <w:t>, E. K., Horwitz, A. G., Arango, A. &amp; King, C. A. Short-term change and prediction of suicidal ideation among adolescents: a daily diary study following psychiatric hospitalization. J. Child Psychol. Psychiatry 60, 732–741 (2019).</w:t>
          </w:r>
        </w:p>
        <w:p w14:paraId="18260CA7" w14:textId="1C8AA921" w:rsidR="000C189E" w:rsidRDefault="000C189E" w:rsidP="000C189E">
          <w:pPr>
            <w:pStyle w:val="ListParagraph"/>
            <w:numPr>
              <w:ilvl w:val="0"/>
              <w:numId w:val="2"/>
            </w:numPr>
            <w:autoSpaceDE w:val="0"/>
            <w:autoSpaceDN w:val="0"/>
            <w:rPr>
              <w:rFonts w:ascii="Arial" w:eastAsia="Times New Roman" w:hAnsi="Arial" w:cs="Arial"/>
              <w:color w:val="000000"/>
              <w:sz w:val="20"/>
            </w:rPr>
          </w:pPr>
          <w:r w:rsidRPr="00DA4259">
            <w:rPr>
              <w:rFonts w:ascii="Arial" w:eastAsia="Times New Roman" w:hAnsi="Arial" w:cs="Arial"/>
              <w:color w:val="000000"/>
              <w:sz w:val="20"/>
            </w:rPr>
            <w:t xml:space="preserve">Harmer, B., Lee, S., Rizvi, A. &amp; </w:t>
          </w:r>
          <w:proofErr w:type="spellStart"/>
          <w:r w:rsidRPr="00DA4259">
            <w:rPr>
              <w:rFonts w:ascii="Arial" w:eastAsia="Times New Roman" w:hAnsi="Arial" w:cs="Arial"/>
              <w:color w:val="000000"/>
              <w:sz w:val="20"/>
            </w:rPr>
            <w:t>Saadabadi</w:t>
          </w:r>
          <w:proofErr w:type="spellEnd"/>
          <w:r w:rsidRPr="00DA4259">
            <w:rPr>
              <w:rFonts w:ascii="Arial" w:eastAsia="Times New Roman" w:hAnsi="Arial" w:cs="Arial"/>
              <w:color w:val="000000"/>
              <w:sz w:val="20"/>
            </w:rPr>
            <w:t>, A. Suicidal Ideation. (2025).</w:t>
          </w:r>
        </w:p>
        <w:p w14:paraId="0E870572" w14:textId="22CD92DB" w:rsidR="00D31002" w:rsidRPr="00D31002" w:rsidRDefault="00D31002" w:rsidP="00D31002">
          <w:pPr>
            <w:pStyle w:val="ListParagraph"/>
            <w:numPr>
              <w:ilvl w:val="0"/>
              <w:numId w:val="2"/>
            </w:numPr>
            <w:autoSpaceDE w:val="0"/>
            <w:autoSpaceDN w:val="0"/>
            <w:rPr>
              <w:rFonts w:ascii="Arial" w:eastAsia="Times New Roman" w:hAnsi="Arial" w:cs="Arial"/>
              <w:color w:val="000000"/>
              <w:sz w:val="20"/>
            </w:rPr>
          </w:pPr>
          <w:r w:rsidRPr="00DA4259">
            <w:rPr>
              <w:rFonts w:ascii="Arial" w:eastAsia="Times New Roman" w:hAnsi="Arial" w:cs="Arial"/>
              <w:color w:val="000000"/>
              <w:sz w:val="20"/>
            </w:rPr>
            <w:t>Greenwald, A. G., McGhee, D. E. &amp; Schwartz, J. L. K. Measuring individual differences in implicit cognition: The implicit association test. J. Pers. Soc. Psychol. 74, 1464–1480 (1998).</w:t>
          </w:r>
        </w:p>
        <w:p w14:paraId="4CC8DB68" w14:textId="77777777" w:rsidR="004A7AA4" w:rsidRPr="004A7AA4" w:rsidRDefault="004A7AA4" w:rsidP="004A7AA4">
          <w:pPr>
            <w:pStyle w:val="ListParagraph"/>
            <w:numPr>
              <w:ilvl w:val="0"/>
              <w:numId w:val="2"/>
            </w:numPr>
            <w:rPr>
              <w:rFonts w:ascii="Arial" w:eastAsia="Times New Roman" w:hAnsi="Arial" w:cs="Arial"/>
              <w:color w:val="000000"/>
              <w:sz w:val="20"/>
            </w:rPr>
          </w:pPr>
          <w:r w:rsidRPr="004A7AA4">
            <w:rPr>
              <w:rFonts w:ascii="Arial" w:eastAsia="Times New Roman" w:hAnsi="Arial" w:cs="Arial"/>
              <w:color w:val="000000"/>
              <w:sz w:val="20"/>
            </w:rPr>
            <w:t>Sohn, M. N., McMorris, C. A., Bray, S. &amp; McGirr, A. The death-implicit association test and suicide attempts: a systematic review and meta-analysis of discriminative and prospective utility. Psychol. Med. 51, 1789–1798 (2021).</w:t>
          </w:r>
        </w:p>
        <w:p w14:paraId="060A6166" w14:textId="77777777" w:rsidR="004A7AA4" w:rsidRPr="004A7AA4" w:rsidRDefault="004A7AA4" w:rsidP="004A7AA4">
          <w:pPr>
            <w:pStyle w:val="ListParagraph"/>
            <w:numPr>
              <w:ilvl w:val="0"/>
              <w:numId w:val="2"/>
            </w:numPr>
            <w:rPr>
              <w:rFonts w:ascii="Arial" w:eastAsia="Times New Roman" w:hAnsi="Arial" w:cs="Arial"/>
              <w:color w:val="000000"/>
              <w:sz w:val="20"/>
            </w:rPr>
          </w:pPr>
          <w:r w:rsidRPr="004A7AA4">
            <w:rPr>
              <w:rFonts w:ascii="Arial" w:eastAsia="Times New Roman" w:hAnsi="Arial" w:cs="Arial"/>
              <w:color w:val="000000"/>
              <w:sz w:val="20"/>
            </w:rPr>
            <w:t>Nock, M. K. et al. Measuring the Suicidal Mind. Psychol. Sci. 21, 511–517 (2010).</w:t>
          </w:r>
        </w:p>
        <w:p w14:paraId="72A44CB1" w14:textId="77777777" w:rsidR="004A7AA4" w:rsidRPr="004A7AA4" w:rsidRDefault="004A7AA4" w:rsidP="004A7AA4">
          <w:pPr>
            <w:pStyle w:val="ListParagraph"/>
            <w:numPr>
              <w:ilvl w:val="0"/>
              <w:numId w:val="2"/>
            </w:numPr>
            <w:rPr>
              <w:rFonts w:ascii="Arial" w:eastAsia="Times New Roman" w:hAnsi="Arial" w:cs="Arial"/>
              <w:color w:val="000000"/>
              <w:sz w:val="20"/>
            </w:rPr>
          </w:pPr>
          <w:proofErr w:type="spellStart"/>
          <w:r w:rsidRPr="004A7AA4">
            <w:rPr>
              <w:rFonts w:ascii="Arial" w:eastAsia="Times New Roman" w:hAnsi="Arial" w:cs="Arial"/>
              <w:color w:val="000000"/>
              <w:sz w:val="20"/>
            </w:rPr>
            <w:t>Kvam</w:t>
          </w:r>
          <w:proofErr w:type="spellEnd"/>
          <w:r w:rsidRPr="004A7AA4">
            <w:rPr>
              <w:rFonts w:ascii="Arial" w:eastAsia="Times New Roman" w:hAnsi="Arial" w:cs="Arial"/>
              <w:color w:val="000000"/>
              <w:sz w:val="20"/>
            </w:rPr>
            <w:t xml:space="preserve">, P. D., Irving, L. H., </w:t>
          </w:r>
          <w:proofErr w:type="spellStart"/>
          <w:r w:rsidRPr="004A7AA4">
            <w:rPr>
              <w:rFonts w:ascii="Arial" w:eastAsia="Times New Roman" w:hAnsi="Arial" w:cs="Arial"/>
              <w:color w:val="000000"/>
              <w:sz w:val="20"/>
            </w:rPr>
            <w:t>Sokratous</w:t>
          </w:r>
          <w:proofErr w:type="spellEnd"/>
          <w:r w:rsidRPr="004A7AA4">
            <w:rPr>
              <w:rFonts w:ascii="Arial" w:eastAsia="Times New Roman" w:hAnsi="Arial" w:cs="Arial"/>
              <w:color w:val="000000"/>
              <w:sz w:val="20"/>
            </w:rPr>
            <w:t xml:space="preserve">, K. &amp; Smith, C. T. Improving the reliability and validity of the IAT with a dynamic model driven by similarity. </w:t>
          </w:r>
          <w:proofErr w:type="spellStart"/>
          <w:r w:rsidRPr="004A7AA4">
            <w:rPr>
              <w:rFonts w:ascii="Arial" w:eastAsia="Times New Roman" w:hAnsi="Arial" w:cs="Arial"/>
              <w:color w:val="000000"/>
              <w:sz w:val="20"/>
            </w:rPr>
            <w:t>Behav</w:t>
          </w:r>
          <w:proofErr w:type="spellEnd"/>
          <w:r w:rsidRPr="004A7AA4">
            <w:rPr>
              <w:rFonts w:ascii="Arial" w:eastAsia="Times New Roman" w:hAnsi="Arial" w:cs="Arial"/>
              <w:color w:val="000000"/>
              <w:sz w:val="20"/>
            </w:rPr>
            <w:t>. Res. Methods 56, 2158–2193 (2023).</w:t>
          </w:r>
        </w:p>
        <w:p w14:paraId="2A8CD44D" w14:textId="77777777" w:rsidR="004A7AA4" w:rsidRPr="004A7AA4" w:rsidRDefault="004A7AA4" w:rsidP="004A7AA4">
          <w:pPr>
            <w:pStyle w:val="ListParagraph"/>
            <w:numPr>
              <w:ilvl w:val="0"/>
              <w:numId w:val="2"/>
            </w:numPr>
            <w:rPr>
              <w:rFonts w:ascii="Arial" w:eastAsia="Times New Roman" w:hAnsi="Arial" w:cs="Arial"/>
              <w:color w:val="000000"/>
              <w:sz w:val="20"/>
            </w:rPr>
          </w:pPr>
          <w:r w:rsidRPr="004A7AA4">
            <w:rPr>
              <w:rFonts w:ascii="Arial" w:eastAsia="Times New Roman" w:hAnsi="Arial" w:cs="Arial"/>
              <w:color w:val="000000"/>
              <w:sz w:val="20"/>
            </w:rPr>
            <w:t xml:space="preserve">O’Shea, B. A., Glenn, J. J., Millner, A. J., </w:t>
          </w:r>
          <w:proofErr w:type="spellStart"/>
          <w:r w:rsidRPr="004A7AA4">
            <w:rPr>
              <w:rFonts w:ascii="Arial" w:eastAsia="Times New Roman" w:hAnsi="Arial" w:cs="Arial"/>
              <w:color w:val="000000"/>
              <w:sz w:val="20"/>
            </w:rPr>
            <w:t>Teachman</w:t>
          </w:r>
          <w:proofErr w:type="spellEnd"/>
          <w:r w:rsidRPr="004A7AA4">
            <w:rPr>
              <w:rFonts w:ascii="Arial" w:eastAsia="Times New Roman" w:hAnsi="Arial" w:cs="Arial"/>
              <w:color w:val="000000"/>
              <w:sz w:val="20"/>
            </w:rPr>
            <w:t xml:space="preserve">, B. A. &amp; Nock, M. K. Decomposing implicit associations about life and death improves our understanding of suicidal behavior. Suicide Life. Threat. </w:t>
          </w:r>
          <w:proofErr w:type="spellStart"/>
          <w:r w:rsidRPr="004A7AA4">
            <w:rPr>
              <w:rFonts w:ascii="Arial" w:eastAsia="Times New Roman" w:hAnsi="Arial" w:cs="Arial"/>
              <w:color w:val="000000"/>
              <w:sz w:val="20"/>
            </w:rPr>
            <w:t>Behav</w:t>
          </w:r>
          <w:proofErr w:type="spellEnd"/>
          <w:r w:rsidRPr="004A7AA4">
            <w:rPr>
              <w:rFonts w:ascii="Arial" w:eastAsia="Times New Roman" w:hAnsi="Arial" w:cs="Arial"/>
              <w:color w:val="000000"/>
              <w:sz w:val="20"/>
            </w:rPr>
            <w:t>. 50, 1065–1074 (2020).</w:t>
          </w:r>
        </w:p>
        <w:p w14:paraId="65075654" w14:textId="77777777" w:rsidR="00902A79" w:rsidRPr="00902A79" w:rsidRDefault="00902A79" w:rsidP="00902A79">
          <w:pPr>
            <w:pStyle w:val="ListParagraph"/>
            <w:numPr>
              <w:ilvl w:val="0"/>
              <w:numId w:val="2"/>
            </w:numPr>
            <w:rPr>
              <w:rFonts w:ascii="Arial" w:eastAsia="Times New Roman" w:hAnsi="Arial" w:cs="Arial"/>
              <w:color w:val="000000"/>
              <w:sz w:val="20"/>
            </w:rPr>
          </w:pPr>
          <w:r w:rsidRPr="00902A79">
            <w:rPr>
              <w:rFonts w:ascii="Arial" w:eastAsia="Times New Roman" w:hAnsi="Arial" w:cs="Arial"/>
              <w:color w:val="000000"/>
              <w:sz w:val="20"/>
            </w:rPr>
            <w:t xml:space="preserve">Ratcliff, R. &amp; </w:t>
          </w:r>
          <w:proofErr w:type="spellStart"/>
          <w:r w:rsidRPr="00902A79">
            <w:rPr>
              <w:rFonts w:ascii="Arial" w:eastAsia="Times New Roman" w:hAnsi="Arial" w:cs="Arial"/>
              <w:color w:val="000000"/>
              <w:sz w:val="20"/>
            </w:rPr>
            <w:t>Rouder</w:t>
          </w:r>
          <w:proofErr w:type="spellEnd"/>
          <w:r w:rsidRPr="00902A79">
            <w:rPr>
              <w:rFonts w:ascii="Arial" w:eastAsia="Times New Roman" w:hAnsi="Arial" w:cs="Arial"/>
              <w:color w:val="000000"/>
              <w:sz w:val="20"/>
            </w:rPr>
            <w:t>, J. N. Modeling Response Times for Two-Choice Decisions. Psychol. Sci. 9, 347–356 (1998).</w:t>
          </w:r>
        </w:p>
        <w:p w14:paraId="13FE1BE1" w14:textId="77777777" w:rsidR="00902A79" w:rsidRPr="00902A79" w:rsidRDefault="00902A79" w:rsidP="00902A79">
          <w:pPr>
            <w:pStyle w:val="ListParagraph"/>
            <w:numPr>
              <w:ilvl w:val="0"/>
              <w:numId w:val="2"/>
            </w:numPr>
            <w:rPr>
              <w:rFonts w:ascii="Arial" w:eastAsia="Times New Roman" w:hAnsi="Arial" w:cs="Arial"/>
              <w:color w:val="000000"/>
              <w:sz w:val="20"/>
            </w:rPr>
          </w:pPr>
          <w:r w:rsidRPr="00902A79">
            <w:rPr>
              <w:rFonts w:ascii="Arial" w:eastAsia="Times New Roman" w:hAnsi="Arial" w:cs="Arial"/>
              <w:color w:val="000000"/>
              <w:sz w:val="20"/>
            </w:rPr>
            <w:t>Smith, A. C. et al. Dynamic Analysis of Learning in Behavioral Experiments. The Journal of Neuroscience 24, 447–461 (2004).</w:t>
          </w:r>
        </w:p>
        <w:p w14:paraId="1449FDCF" w14:textId="77777777" w:rsidR="00A326A2" w:rsidRPr="00A326A2" w:rsidRDefault="00A326A2" w:rsidP="00A326A2">
          <w:pPr>
            <w:pStyle w:val="ListParagraph"/>
            <w:numPr>
              <w:ilvl w:val="0"/>
              <w:numId w:val="2"/>
            </w:numPr>
            <w:rPr>
              <w:rFonts w:ascii="Arial" w:eastAsia="Times New Roman" w:hAnsi="Arial" w:cs="Arial"/>
              <w:color w:val="000000"/>
              <w:sz w:val="20"/>
            </w:rPr>
          </w:pPr>
          <w:proofErr w:type="spellStart"/>
          <w:r w:rsidRPr="00A326A2">
            <w:rPr>
              <w:rFonts w:ascii="Arial" w:eastAsia="Times New Roman" w:hAnsi="Arial" w:cs="Arial"/>
              <w:color w:val="000000"/>
              <w:sz w:val="20"/>
            </w:rPr>
            <w:t>Botvinick</w:t>
          </w:r>
          <w:proofErr w:type="spellEnd"/>
          <w:r w:rsidRPr="00A326A2">
            <w:rPr>
              <w:rFonts w:ascii="Arial" w:eastAsia="Times New Roman" w:hAnsi="Arial" w:cs="Arial"/>
              <w:color w:val="000000"/>
              <w:sz w:val="20"/>
            </w:rPr>
            <w:t xml:space="preserve">, M. M., Braver, T. S., </w:t>
          </w:r>
          <w:proofErr w:type="spellStart"/>
          <w:r w:rsidRPr="00A326A2">
            <w:rPr>
              <w:rFonts w:ascii="Arial" w:eastAsia="Times New Roman" w:hAnsi="Arial" w:cs="Arial"/>
              <w:color w:val="000000"/>
              <w:sz w:val="20"/>
            </w:rPr>
            <w:t>Barch</w:t>
          </w:r>
          <w:proofErr w:type="spellEnd"/>
          <w:r w:rsidRPr="00A326A2">
            <w:rPr>
              <w:rFonts w:ascii="Arial" w:eastAsia="Times New Roman" w:hAnsi="Arial" w:cs="Arial"/>
              <w:color w:val="000000"/>
              <w:sz w:val="20"/>
            </w:rPr>
            <w:t>, D. M., Carter, C. S. &amp; Cohen, J. D. Conflict monitoring and cognitive control. Psychol. Rev. 108, 624–652 (2001).</w:t>
          </w:r>
        </w:p>
        <w:p w14:paraId="59FE4109" w14:textId="77777777" w:rsidR="00E74494" w:rsidRPr="00E74494" w:rsidRDefault="00E74494" w:rsidP="00E74494">
          <w:pPr>
            <w:pStyle w:val="ListParagraph"/>
            <w:numPr>
              <w:ilvl w:val="0"/>
              <w:numId w:val="2"/>
            </w:numPr>
            <w:rPr>
              <w:rFonts w:ascii="Arial" w:eastAsia="Times New Roman" w:hAnsi="Arial" w:cs="Arial"/>
              <w:color w:val="000000"/>
              <w:sz w:val="20"/>
            </w:rPr>
          </w:pPr>
          <w:r w:rsidRPr="00E74494">
            <w:rPr>
              <w:rFonts w:ascii="Arial" w:eastAsia="Times New Roman" w:hAnsi="Arial" w:cs="Arial"/>
              <w:color w:val="000000"/>
              <w:sz w:val="20"/>
            </w:rPr>
            <w:t>Kerns, J. G. et al. Anterior Cingulate Conflict Monitoring and Adjustments in Control. Science (1979). 303, 1023–1026 (2004).</w:t>
          </w:r>
        </w:p>
        <w:p w14:paraId="4D4D4329" w14:textId="77777777" w:rsidR="00CE6BC4" w:rsidRPr="00CE6BC4" w:rsidRDefault="00CE6BC4" w:rsidP="00CE6BC4">
          <w:pPr>
            <w:pStyle w:val="ListParagraph"/>
            <w:numPr>
              <w:ilvl w:val="0"/>
              <w:numId w:val="2"/>
            </w:numPr>
            <w:rPr>
              <w:rFonts w:ascii="Arial" w:eastAsia="Times New Roman" w:hAnsi="Arial" w:cs="Arial"/>
              <w:color w:val="000000"/>
              <w:sz w:val="20"/>
            </w:rPr>
          </w:pPr>
          <w:r w:rsidRPr="00CE6BC4">
            <w:rPr>
              <w:rFonts w:ascii="Arial" w:eastAsia="Times New Roman" w:hAnsi="Arial" w:cs="Arial"/>
              <w:color w:val="000000"/>
              <w:sz w:val="20"/>
            </w:rPr>
            <w:t xml:space="preserve">Malhotra, Pankaj, </w:t>
          </w:r>
          <w:proofErr w:type="spellStart"/>
          <w:r w:rsidRPr="00CE6BC4">
            <w:rPr>
              <w:rFonts w:ascii="Arial" w:eastAsia="Times New Roman" w:hAnsi="Arial" w:cs="Arial"/>
              <w:color w:val="000000"/>
              <w:sz w:val="20"/>
            </w:rPr>
            <w:t>Lovekesh</w:t>
          </w:r>
          <w:proofErr w:type="spellEnd"/>
          <w:r w:rsidRPr="00CE6BC4">
            <w:rPr>
              <w:rFonts w:ascii="Arial" w:eastAsia="Times New Roman" w:hAnsi="Arial" w:cs="Arial"/>
              <w:color w:val="000000"/>
              <w:sz w:val="20"/>
            </w:rPr>
            <w:t xml:space="preserve"> </w:t>
          </w:r>
          <w:proofErr w:type="spellStart"/>
          <w:r w:rsidRPr="00CE6BC4">
            <w:rPr>
              <w:rFonts w:ascii="Arial" w:eastAsia="Times New Roman" w:hAnsi="Arial" w:cs="Arial"/>
              <w:color w:val="000000"/>
              <w:sz w:val="20"/>
            </w:rPr>
            <w:t>Vig</w:t>
          </w:r>
          <w:proofErr w:type="spellEnd"/>
          <w:r w:rsidRPr="00CE6BC4">
            <w:rPr>
              <w:rFonts w:ascii="Arial" w:eastAsia="Times New Roman" w:hAnsi="Arial" w:cs="Arial"/>
              <w:color w:val="000000"/>
              <w:sz w:val="20"/>
            </w:rPr>
            <w:t xml:space="preserve">, Gautam Shroff, and Puneet Agarwal. "Long </w:t>
          </w:r>
          <w:proofErr w:type="gramStart"/>
          <w:r w:rsidRPr="00CE6BC4">
            <w:rPr>
              <w:rFonts w:ascii="Arial" w:eastAsia="Times New Roman" w:hAnsi="Arial" w:cs="Arial"/>
              <w:color w:val="000000"/>
              <w:sz w:val="20"/>
            </w:rPr>
            <w:t>short term</w:t>
          </w:r>
          <w:proofErr w:type="gramEnd"/>
          <w:r w:rsidRPr="00CE6BC4">
            <w:rPr>
              <w:rFonts w:ascii="Arial" w:eastAsia="Times New Roman" w:hAnsi="Arial" w:cs="Arial"/>
              <w:color w:val="000000"/>
              <w:sz w:val="20"/>
            </w:rPr>
            <w:t xml:space="preserve"> memory networks for anomaly detection in time series." In Proceedings, vol. 89, no. 9, p. 94. 2015.</w:t>
          </w:r>
        </w:p>
        <w:p w14:paraId="560FD923" w14:textId="77777777" w:rsidR="00CE6BC4" w:rsidRPr="00CE6BC4" w:rsidRDefault="00CE6BC4" w:rsidP="00CE6BC4">
          <w:pPr>
            <w:pStyle w:val="ListParagraph"/>
            <w:numPr>
              <w:ilvl w:val="0"/>
              <w:numId w:val="2"/>
            </w:numPr>
            <w:rPr>
              <w:rFonts w:ascii="Arial" w:eastAsia="Times New Roman" w:hAnsi="Arial" w:cs="Arial"/>
              <w:color w:val="000000"/>
              <w:sz w:val="20"/>
            </w:rPr>
          </w:pPr>
          <w:proofErr w:type="spellStart"/>
          <w:r w:rsidRPr="00CE6BC4">
            <w:rPr>
              <w:rFonts w:ascii="Arial" w:eastAsia="Times New Roman" w:hAnsi="Arial" w:cs="Arial"/>
              <w:color w:val="000000"/>
              <w:sz w:val="20"/>
            </w:rPr>
            <w:t>Zerveas</w:t>
          </w:r>
          <w:proofErr w:type="spellEnd"/>
          <w:r w:rsidRPr="00CE6BC4">
            <w:rPr>
              <w:rFonts w:ascii="Arial" w:eastAsia="Times New Roman" w:hAnsi="Arial" w:cs="Arial"/>
              <w:color w:val="000000"/>
              <w:sz w:val="20"/>
            </w:rPr>
            <w:t xml:space="preserve">, George, </w:t>
          </w:r>
          <w:proofErr w:type="spellStart"/>
          <w:r w:rsidRPr="00CE6BC4">
            <w:rPr>
              <w:rFonts w:ascii="Arial" w:eastAsia="Times New Roman" w:hAnsi="Arial" w:cs="Arial"/>
              <w:color w:val="000000"/>
              <w:sz w:val="20"/>
            </w:rPr>
            <w:t>Srideepika</w:t>
          </w:r>
          <w:proofErr w:type="spellEnd"/>
          <w:r w:rsidRPr="00CE6BC4">
            <w:rPr>
              <w:rFonts w:ascii="Arial" w:eastAsia="Times New Roman" w:hAnsi="Arial" w:cs="Arial"/>
              <w:color w:val="000000"/>
              <w:sz w:val="20"/>
            </w:rPr>
            <w:t xml:space="preserve"> Jayaraman, Dhaval Patel, Anuradha </w:t>
          </w:r>
          <w:proofErr w:type="spellStart"/>
          <w:r w:rsidRPr="00CE6BC4">
            <w:rPr>
              <w:rFonts w:ascii="Arial" w:eastAsia="Times New Roman" w:hAnsi="Arial" w:cs="Arial"/>
              <w:color w:val="000000"/>
              <w:sz w:val="20"/>
            </w:rPr>
            <w:t>Bhamidipaty</w:t>
          </w:r>
          <w:proofErr w:type="spellEnd"/>
          <w:r w:rsidRPr="00CE6BC4">
            <w:rPr>
              <w:rFonts w:ascii="Arial" w:eastAsia="Times New Roman" w:hAnsi="Arial" w:cs="Arial"/>
              <w:color w:val="000000"/>
              <w:sz w:val="20"/>
            </w:rPr>
            <w:t>, and Carsten Eickhoff. "A transformer-based framework for multivariate time series representation learning." In Proceedings of the 27th ACM SIGKDD conference on knowledge discovery &amp; data mining, pp. 2114-2124. 2021.</w:t>
          </w:r>
        </w:p>
        <w:p w14:paraId="66306D7B" w14:textId="77777777" w:rsidR="00982368" w:rsidRPr="00982368" w:rsidRDefault="00982368" w:rsidP="00982368">
          <w:pPr>
            <w:pStyle w:val="ListParagraph"/>
            <w:numPr>
              <w:ilvl w:val="0"/>
              <w:numId w:val="2"/>
            </w:numPr>
            <w:rPr>
              <w:rFonts w:ascii="Arial" w:eastAsia="Times New Roman" w:hAnsi="Arial" w:cs="Arial"/>
              <w:color w:val="000000"/>
              <w:sz w:val="20"/>
            </w:rPr>
          </w:pPr>
          <w:r w:rsidRPr="00982368">
            <w:rPr>
              <w:rFonts w:ascii="Arial" w:eastAsia="Times New Roman" w:hAnsi="Arial" w:cs="Arial"/>
              <w:color w:val="000000"/>
              <w:sz w:val="20"/>
            </w:rPr>
            <w:lastRenderedPageBreak/>
            <w:t>Rudin, Cynthia. "Stop explaining black box machine learning models for high stakes decisions and use interpretable models instead." Nature machine intelligence 1, no. 5 (2019): 206-215.</w:t>
          </w:r>
        </w:p>
        <w:p w14:paraId="0415A0EB" w14:textId="77777777" w:rsidR="00066323" w:rsidRPr="00066323" w:rsidRDefault="00066323" w:rsidP="00066323">
          <w:pPr>
            <w:pStyle w:val="ListParagraph"/>
            <w:numPr>
              <w:ilvl w:val="0"/>
              <w:numId w:val="2"/>
            </w:numPr>
            <w:rPr>
              <w:rFonts w:ascii="Arial" w:eastAsia="Times New Roman" w:hAnsi="Arial" w:cs="Arial"/>
              <w:color w:val="000000"/>
              <w:sz w:val="20"/>
            </w:rPr>
          </w:pPr>
          <w:proofErr w:type="spellStart"/>
          <w:r w:rsidRPr="00066323">
            <w:rPr>
              <w:rFonts w:ascii="Arial" w:eastAsia="Times New Roman" w:hAnsi="Arial" w:cs="Arial"/>
              <w:color w:val="000000"/>
              <w:sz w:val="20"/>
            </w:rPr>
            <w:t>Kallam</w:t>
          </w:r>
          <w:proofErr w:type="spellEnd"/>
          <w:r w:rsidRPr="00066323">
            <w:rPr>
              <w:rFonts w:ascii="Arial" w:eastAsia="Times New Roman" w:hAnsi="Arial" w:cs="Arial"/>
              <w:color w:val="000000"/>
              <w:sz w:val="20"/>
            </w:rPr>
            <w:t>, P. et al. A Modeling Pipeline for Inferring Hidden Rhythms in Behavioral Data: Application to the Death Implicit Association Test (DIAT). in 2025 47th Annual International Conference of the IEEE Engineering in Medicine and Biology Society (EMBC) 1–7 (IEEE, 2025). doi:10.1109/EMBC58623.2025.11253487.</w:t>
          </w:r>
        </w:p>
        <w:p w14:paraId="7A1984AD" w14:textId="77777777" w:rsidR="0034335F" w:rsidRPr="0034335F" w:rsidRDefault="0034335F" w:rsidP="0034335F">
          <w:pPr>
            <w:pStyle w:val="ListParagraph"/>
            <w:numPr>
              <w:ilvl w:val="0"/>
              <w:numId w:val="2"/>
            </w:numPr>
            <w:rPr>
              <w:rFonts w:ascii="Arial" w:eastAsia="Times New Roman" w:hAnsi="Arial" w:cs="Arial"/>
              <w:color w:val="000000"/>
              <w:sz w:val="20"/>
            </w:rPr>
          </w:pPr>
          <w:proofErr w:type="spellStart"/>
          <w:r w:rsidRPr="0034335F">
            <w:rPr>
              <w:rFonts w:ascii="Arial" w:eastAsia="Times New Roman" w:hAnsi="Arial" w:cs="Arial"/>
              <w:color w:val="000000"/>
              <w:sz w:val="20"/>
            </w:rPr>
            <w:t>Nelder</w:t>
          </w:r>
          <w:proofErr w:type="spellEnd"/>
          <w:r w:rsidRPr="0034335F">
            <w:rPr>
              <w:rFonts w:ascii="Arial" w:eastAsia="Times New Roman" w:hAnsi="Arial" w:cs="Arial"/>
              <w:color w:val="000000"/>
              <w:sz w:val="20"/>
            </w:rPr>
            <w:t>, J. A. &amp; Wedderburn, R. W. M. Generalized Linear Models. J. R. Stat. Soc. Ser. A 135, 370 (1972).</w:t>
          </w:r>
        </w:p>
        <w:p w14:paraId="2251E2D3" w14:textId="77777777" w:rsidR="0077761D" w:rsidRDefault="0077761D" w:rsidP="00F745AC">
          <w:pPr>
            <w:pStyle w:val="ListParagraph"/>
            <w:numPr>
              <w:ilvl w:val="0"/>
              <w:numId w:val="2"/>
            </w:numPr>
            <w:autoSpaceDE w:val="0"/>
            <w:autoSpaceDN w:val="0"/>
            <w:rPr>
              <w:rFonts w:ascii="Arial" w:eastAsia="Times New Roman" w:hAnsi="Arial" w:cs="Arial"/>
              <w:color w:val="000000"/>
              <w:sz w:val="20"/>
            </w:rPr>
          </w:pPr>
          <w:r w:rsidRPr="0077761D">
            <w:rPr>
              <w:rFonts w:ascii="Arial" w:eastAsia="Times New Roman" w:hAnsi="Arial" w:cs="Arial"/>
              <w:color w:val="000000"/>
              <w:sz w:val="20"/>
            </w:rPr>
            <w:t xml:space="preserve">Greenwald, Anthony G., Brian A. </w:t>
          </w:r>
          <w:proofErr w:type="spellStart"/>
          <w:r w:rsidRPr="0077761D">
            <w:rPr>
              <w:rFonts w:ascii="Arial" w:eastAsia="Times New Roman" w:hAnsi="Arial" w:cs="Arial"/>
              <w:color w:val="000000"/>
              <w:sz w:val="20"/>
            </w:rPr>
            <w:t>Nosek</w:t>
          </w:r>
          <w:proofErr w:type="spellEnd"/>
          <w:r w:rsidRPr="0077761D">
            <w:rPr>
              <w:rFonts w:ascii="Arial" w:eastAsia="Times New Roman" w:hAnsi="Arial" w:cs="Arial"/>
              <w:color w:val="000000"/>
              <w:sz w:val="20"/>
            </w:rPr>
            <w:t xml:space="preserve">, and </w:t>
          </w:r>
          <w:proofErr w:type="spellStart"/>
          <w:r w:rsidRPr="0077761D">
            <w:rPr>
              <w:rFonts w:ascii="Arial" w:eastAsia="Times New Roman" w:hAnsi="Arial" w:cs="Arial"/>
              <w:color w:val="000000"/>
              <w:sz w:val="20"/>
            </w:rPr>
            <w:t>Mahzarin</w:t>
          </w:r>
          <w:proofErr w:type="spellEnd"/>
          <w:r w:rsidRPr="0077761D">
            <w:rPr>
              <w:rFonts w:ascii="Arial" w:eastAsia="Times New Roman" w:hAnsi="Arial" w:cs="Arial"/>
              <w:color w:val="000000"/>
              <w:sz w:val="20"/>
            </w:rPr>
            <w:t xml:space="preserve"> R. Banaji. "Understanding and using the implicit association test: I. An improved scoring algorithm." Journal of personality and social psychology 85, no. 2 (2003): 197.</w:t>
          </w:r>
        </w:p>
        <w:p w14:paraId="630571BB" w14:textId="77777777" w:rsidR="00E752DF" w:rsidRPr="00E752DF" w:rsidRDefault="00E752DF" w:rsidP="00E752DF">
          <w:pPr>
            <w:pStyle w:val="ListParagraph"/>
            <w:numPr>
              <w:ilvl w:val="0"/>
              <w:numId w:val="2"/>
            </w:numPr>
            <w:rPr>
              <w:rFonts w:ascii="Arial" w:eastAsia="Times New Roman" w:hAnsi="Arial" w:cs="Arial"/>
              <w:color w:val="000000"/>
              <w:sz w:val="20"/>
            </w:rPr>
          </w:pPr>
          <w:r w:rsidRPr="00E752DF">
            <w:rPr>
              <w:rFonts w:ascii="Arial" w:eastAsia="Times New Roman" w:hAnsi="Arial" w:cs="Arial"/>
              <w:color w:val="000000"/>
              <w:sz w:val="20"/>
            </w:rPr>
            <w:t xml:space="preserve">Mann, J. John, Alan </w:t>
          </w:r>
          <w:proofErr w:type="spellStart"/>
          <w:r w:rsidRPr="00E752DF">
            <w:rPr>
              <w:rFonts w:ascii="Arial" w:eastAsia="Times New Roman" w:hAnsi="Arial" w:cs="Arial"/>
              <w:color w:val="000000"/>
              <w:sz w:val="20"/>
            </w:rPr>
            <w:t>Apter</w:t>
          </w:r>
          <w:proofErr w:type="spellEnd"/>
          <w:r w:rsidRPr="00E752DF">
            <w:rPr>
              <w:rFonts w:ascii="Arial" w:eastAsia="Times New Roman" w:hAnsi="Arial" w:cs="Arial"/>
              <w:color w:val="000000"/>
              <w:sz w:val="20"/>
            </w:rPr>
            <w:t xml:space="preserve">, Jose </w:t>
          </w:r>
          <w:proofErr w:type="spellStart"/>
          <w:r w:rsidRPr="00E752DF">
            <w:rPr>
              <w:rFonts w:ascii="Arial" w:eastAsia="Times New Roman" w:hAnsi="Arial" w:cs="Arial"/>
              <w:color w:val="000000"/>
              <w:sz w:val="20"/>
            </w:rPr>
            <w:t>Bertolote</w:t>
          </w:r>
          <w:proofErr w:type="spellEnd"/>
          <w:r w:rsidRPr="00E752DF">
            <w:rPr>
              <w:rFonts w:ascii="Arial" w:eastAsia="Times New Roman" w:hAnsi="Arial" w:cs="Arial"/>
              <w:color w:val="000000"/>
              <w:sz w:val="20"/>
            </w:rPr>
            <w:t xml:space="preserve">, Annette </w:t>
          </w:r>
          <w:proofErr w:type="spellStart"/>
          <w:r w:rsidRPr="00E752DF">
            <w:rPr>
              <w:rFonts w:ascii="Arial" w:eastAsia="Times New Roman" w:hAnsi="Arial" w:cs="Arial"/>
              <w:color w:val="000000"/>
              <w:sz w:val="20"/>
            </w:rPr>
            <w:t>Beautrais</w:t>
          </w:r>
          <w:proofErr w:type="spellEnd"/>
          <w:r w:rsidRPr="00E752DF">
            <w:rPr>
              <w:rFonts w:ascii="Arial" w:eastAsia="Times New Roman" w:hAnsi="Arial" w:cs="Arial"/>
              <w:color w:val="000000"/>
              <w:sz w:val="20"/>
            </w:rPr>
            <w:t xml:space="preserve">, Dianne Currier, Ann Haas, Ulrich </w:t>
          </w:r>
          <w:proofErr w:type="spellStart"/>
          <w:r w:rsidRPr="00E752DF">
            <w:rPr>
              <w:rFonts w:ascii="Arial" w:eastAsia="Times New Roman" w:hAnsi="Arial" w:cs="Arial"/>
              <w:color w:val="000000"/>
              <w:sz w:val="20"/>
            </w:rPr>
            <w:t>Hegerl</w:t>
          </w:r>
          <w:proofErr w:type="spellEnd"/>
          <w:r w:rsidRPr="00E752DF">
            <w:rPr>
              <w:rFonts w:ascii="Arial" w:eastAsia="Times New Roman" w:hAnsi="Arial" w:cs="Arial"/>
              <w:color w:val="000000"/>
              <w:sz w:val="20"/>
            </w:rPr>
            <w:t xml:space="preserve"> et al. "Suicide prevention strategies: a systematic review." Jama 294, no. 16 (2005): 2064-2074.</w:t>
          </w:r>
        </w:p>
        <w:p w14:paraId="5FFECB68" w14:textId="77777777" w:rsidR="008E1D9E" w:rsidRPr="008E1D9E" w:rsidRDefault="008E1D9E" w:rsidP="008E1D9E">
          <w:pPr>
            <w:pStyle w:val="ListParagraph"/>
            <w:numPr>
              <w:ilvl w:val="0"/>
              <w:numId w:val="2"/>
            </w:numPr>
            <w:rPr>
              <w:rFonts w:ascii="Arial" w:eastAsia="Times New Roman" w:hAnsi="Arial" w:cs="Arial"/>
              <w:color w:val="000000"/>
              <w:sz w:val="20"/>
            </w:rPr>
          </w:pPr>
          <w:proofErr w:type="spellStart"/>
          <w:r w:rsidRPr="008E1D9E">
            <w:rPr>
              <w:rFonts w:ascii="Arial" w:eastAsia="Times New Roman" w:hAnsi="Arial" w:cs="Arial"/>
              <w:color w:val="000000"/>
              <w:sz w:val="20"/>
            </w:rPr>
            <w:t>Schmaal</w:t>
          </w:r>
          <w:proofErr w:type="spellEnd"/>
          <w:r w:rsidRPr="008E1D9E">
            <w:rPr>
              <w:rFonts w:ascii="Arial" w:eastAsia="Times New Roman" w:hAnsi="Arial" w:cs="Arial"/>
              <w:color w:val="000000"/>
              <w:sz w:val="20"/>
            </w:rPr>
            <w:t xml:space="preserve">, Lianne, Anne-Laura van </w:t>
          </w:r>
          <w:proofErr w:type="spellStart"/>
          <w:r w:rsidRPr="008E1D9E">
            <w:rPr>
              <w:rFonts w:ascii="Arial" w:eastAsia="Times New Roman" w:hAnsi="Arial" w:cs="Arial"/>
              <w:color w:val="000000"/>
              <w:sz w:val="20"/>
            </w:rPr>
            <w:t>Harmelen</w:t>
          </w:r>
          <w:proofErr w:type="spellEnd"/>
          <w:r w:rsidRPr="008E1D9E">
            <w:rPr>
              <w:rFonts w:ascii="Arial" w:eastAsia="Times New Roman" w:hAnsi="Arial" w:cs="Arial"/>
              <w:color w:val="000000"/>
              <w:sz w:val="20"/>
            </w:rPr>
            <w:t xml:space="preserve">, Vasiliki </w:t>
          </w:r>
          <w:proofErr w:type="spellStart"/>
          <w:r w:rsidRPr="008E1D9E">
            <w:rPr>
              <w:rFonts w:ascii="Arial" w:eastAsia="Times New Roman" w:hAnsi="Arial" w:cs="Arial"/>
              <w:color w:val="000000"/>
              <w:sz w:val="20"/>
            </w:rPr>
            <w:t>Chatzi</w:t>
          </w:r>
          <w:proofErr w:type="spellEnd"/>
          <w:r w:rsidRPr="008E1D9E">
            <w:rPr>
              <w:rFonts w:ascii="Arial" w:eastAsia="Times New Roman" w:hAnsi="Arial" w:cs="Arial"/>
              <w:color w:val="000000"/>
              <w:sz w:val="20"/>
            </w:rPr>
            <w:t xml:space="preserve">, Elizabeth TC Lippard, Yara J. </w:t>
          </w:r>
          <w:proofErr w:type="spellStart"/>
          <w:r w:rsidRPr="008E1D9E">
            <w:rPr>
              <w:rFonts w:ascii="Arial" w:eastAsia="Times New Roman" w:hAnsi="Arial" w:cs="Arial"/>
              <w:color w:val="000000"/>
              <w:sz w:val="20"/>
            </w:rPr>
            <w:t>Toenders</w:t>
          </w:r>
          <w:proofErr w:type="spellEnd"/>
          <w:r w:rsidRPr="008E1D9E">
            <w:rPr>
              <w:rFonts w:ascii="Arial" w:eastAsia="Times New Roman" w:hAnsi="Arial" w:cs="Arial"/>
              <w:color w:val="000000"/>
              <w:sz w:val="20"/>
            </w:rPr>
            <w:t xml:space="preserve">, Lynnette A. Averill, Carolyn M. </w:t>
          </w:r>
          <w:proofErr w:type="spellStart"/>
          <w:r w:rsidRPr="008E1D9E">
            <w:rPr>
              <w:rFonts w:ascii="Arial" w:eastAsia="Times New Roman" w:hAnsi="Arial" w:cs="Arial"/>
              <w:color w:val="000000"/>
              <w:sz w:val="20"/>
            </w:rPr>
            <w:t>Mazure</w:t>
          </w:r>
          <w:proofErr w:type="spellEnd"/>
          <w:r w:rsidRPr="008E1D9E">
            <w:rPr>
              <w:rFonts w:ascii="Arial" w:eastAsia="Times New Roman" w:hAnsi="Arial" w:cs="Arial"/>
              <w:color w:val="000000"/>
              <w:sz w:val="20"/>
            </w:rPr>
            <w:t>, and Hilary P. Blumberg. "Imaging suicidal thoughts and behaviors: a comprehensive review of 2 decades of neuroimaging studies." Molecular psychiatry 25, no. 2 (2020): 408-427.</w:t>
          </w:r>
        </w:p>
        <w:p w14:paraId="4F092675" w14:textId="77777777" w:rsidR="008E1D9E" w:rsidRPr="008E1D9E" w:rsidRDefault="008E1D9E" w:rsidP="008E1D9E">
          <w:pPr>
            <w:pStyle w:val="ListParagraph"/>
            <w:numPr>
              <w:ilvl w:val="0"/>
              <w:numId w:val="2"/>
            </w:numPr>
            <w:rPr>
              <w:rFonts w:ascii="Arial" w:eastAsia="Times New Roman" w:hAnsi="Arial" w:cs="Arial"/>
              <w:color w:val="000000"/>
              <w:sz w:val="20"/>
            </w:rPr>
          </w:pPr>
          <w:proofErr w:type="spellStart"/>
          <w:r w:rsidRPr="008E1D9E">
            <w:rPr>
              <w:rFonts w:ascii="Arial" w:eastAsia="Times New Roman" w:hAnsi="Arial" w:cs="Arial"/>
              <w:color w:val="000000"/>
              <w:sz w:val="20"/>
            </w:rPr>
            <w:t>Benjamini</w:t>
          </w:r>
          <w:proofErr w:type="spellEnd"/>
          <w:r w:rsidRPr="008E1D9E">
            <w:rPr>
              <w:rFonts w:ascii="Arial" w:eastAsia="Times New Roman" w:hAnsi="Arial" w:cs="Arial"/>
              <w:color w:val="000000"/>
              <w:sz w:val="20"/>
            </w:rPr>
            <w:t>, Yoav, and Yosef Hochberg. "Controlling the false discovery rate: a practical and powerful approach to multiple testing." Journal of the Royal statistical society: series B (Methodological) 57, no. 1 (1995): 289-300.</w:t>
          </w:r>
        </w:p>
        <w:p w14:paraId="41984E32" w14:textId="77777777" w:rsidR="006D4988" w:rsidRPr="006D4988" w:rsidRDefault="006D4988" w:rsidP="006D4988">
          <w:pPr>
            <w:pStyle w:val="ListParagraph"/>
            <w:numPr>
              <w:ilvl w:val="0"/>
              <w:numId w:val="2"/>
            </w:numPr>
            <w:rPr>
              <w:rFonts w:ascii="Arial" w:eastAsia="Times New Roman" w:hAnsi="Arial" w:cs="Arial"/>
              <w:color w:val="000000"/>
              <w:sz w:val="20"/>
            </w:rPr>
          </w:pPr>
          <w:r w:rsidRPr="006D4988">
            <w:rPr>
              <w:rFonts w:ascii="Arial" w:eastAsia="Times New Roman" w:hAnsi="Arial" w:cs="Arial"/>
              <w:color w:val="000000"/>
              <w:sz w:val="20"/>
            </w:rPr>
            <w:t xml:space="preserve">Bonferroni, Carlo. "Teoria </w:t>
          </w:r>
          <w:proofErr w:type="spellStart"/>
          <w:r w:rsidRPr="006D4988">
            <w:rPr>
              <w:rFonts w:ascii="Arial" w:eastAsia="Times New Roman" w:hAnsi="Arial" w:cs="Arial"/>
              <w:color w:val="000000"/>
              <w:sz w:val="20"/>
            </w:rPr>
            <w:t>statistica</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delle</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classi</w:t>
          </w:r>
          <w:proofErr w:type="spellEnd"/>
          <w:r w:rsidRPr="006D4988">
            <w:rPr>
              <w:rFonts w:ascii="Arial" w:eastAsia="Times New Roman" w:hAnsi="Arial" w:cs="Arial"/>
              <w:color w:val="000000"/>
              <w:sz w:val="20"/>
            </w:rPr>
            <w:t xml:space="preserve"> e </w:t>
          </w:r>
          <w:proofErr w:type="spellStart"/>
          <w:r w:rsidRPr="006D4988">
            <w:rPr>
              <w:rFonts w:ascii="Arial" w:eastAsia="Times New Roman" w:hAnsi="Arial" w:cs="Arial"/>
              <w:color w:val="000000"/>
              <w:sz w:val="20"/>
            </w:rPr>
            <w:t>calcolo</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delle</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probabilita</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Pubblicazioni</w:t>
          </w:r>
          <w:proofErr w:type="spellEnd"/>
          <w:r w:rsidRPr="006D4988">
            <w:rPr>
              <w:rFonts w:ascii="Arial" w:eastAsia="Times New Roman" w:hAnsi="Arial" w:cs="Arial"/>
              <w:color w:val="000000"/>
              <w:sz w:val="20"/>
            </w:rPr>
            <w:t xml:space="preserve"> del R </w:t>
          </w:r>
          <w:proofErr w:type="spellStart"/>
          <w:r w:rsidRPr="006D4988">
            <w:rPr>
              <w:rFonts w:ascii="Arial" w:eastAsia="Times New Roman" w:hAnsi="Arial" w:cs="Arial"/>
              <w:color w:val="000000"/>
              <w:sz w:val="20"/>
            </w:rPr>
            <w:t>istituto</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superiore</w:t>
          </w:r>
          <w:proofErr w:type="spellEnd"/>
          <w:r w:rsidRPr="006D4988">
            <w:rPr>
              <w:rFonts w:ascii="Arial" w:eastAsia="Times New Roman" w:hAnsi="Arial" w:cs="Arial"/>
              <w:color w:val="000000"/>
              <w:sz w:val="20"/>
            </w:rPr>
            <w:t xml:space="preserve"> di </w:t>
          </w:r>
          <w:proofErr w:type="spellStart"/>
          <w:r w:rsidRPr="006D4988">
            <w:rPr>
              <w:rFonts w:ascii="Arial" w:eastAsia="Times New Roman" w:hAnsi="Arial" w:cs="Arial"/>
              <w:color w:val="000000"/>
              <w:sz w:val="20"/>
            </w:rPr>
            <w:t>scienze</w:t>
          </w:r>
          <w:proofErr w:type="spellEnd"/>
          <w:r w:rsidRPr="006D4988">
            <w:rPr>
              <w:rFonts w:ascii="Arial" w:eastAsia="Times New Roman" w:hAnsi="Arial" w:cs="Arial"/>
              <w:color w:val="000000"/>
              <w:sz w:val="20"/>
            </w:rPr>
            <w:t xml:space="preserve"> </w:t>
          </w:r>
          <w:proofErr w:type="spellStart"/>
          <w:r w:rsidRPr="006D4988">
            <w:rPr>
              <w:rFonts w:ascii="Arial" w:eastAsia="Times New Roman" w:hAnsi="Arial" w:cs="Arial"/>
              <w:color w:val="000000"/>
              <w:sz w:val="20"/>
            </w:rPr>
            <w:t>economiche</w:t>
          </w:r>
          <w:proofErr w:type="spellEnd"/>
          <w:r w:rsidRPr="006D4988">
            <w:rPr>
              <w:rFonts w:ascii="Arial" w:eastAsia="Times New Roman" w:hAnsi="Arial" w:cs="Arial"/>
              <w:color w:val="000000"/>
              <w:sz w:val="20"/>
            </w:rPr>
            <w:t xml:space="preserve"> e </w:t>
          </w:r>
          <w:proofErr w:type="spellStart"/>
          <w:r w:rsidRPr="006D4988">
            <w:rPr>
              <w:rFonts w:ascii="Arial" w:eastAsia="Times New Roman" w:hAnsi="Arial" w:cs="Arial"/>
              <w:color w:val="000000"/>
              <w:sz w:val="20"/>
            </w:rPr>
            <w:t>commericiali</w:t>
          </w:r>
          <w:proofErr w:type="spellEnd"/>
          <w:r w:rsidRPr="006D4988">
            <w:rPr>
              <w:rFonts w:ascii="Arial" w:eastAsia="Times New Roman" w:hAnsi="Arial" w:cs="Arial"/>
              <w:color w:val="000000"/>
              <w:sz w:val="20"/>
            </w:rPr>
            <w:t xml:space="preserve"> di </w:t>
          </w:r>
          <w:proofErr w:type="spellStart"/>
          <w:r w:rsidRPr="006D4988">
            <w:rPr>
              <w:rFonts w:ascii="Arial" w:eastAsia="Times New Roman" w:hAnsi="Arial" w:cs="Arial"/>
              <w:color w:val="000000"/>
              <w:sz w:val="20"/>
            </w:rPr>
            <w:t>firenze</w:t>
          </w:r>
          <w:proofErr w:type="spellEnd"/>
          <w:r w:rsidRPr="006D4988">
            <w:rPr>
              <w:rFonts w:ascii="Arial" w:eastAsia="Times New Roman" w:hAnsi="Arial" w:cs="Arial"/>
              <w:color w:val="000000"/>
              <w:sz w:val="20"/>
            </w:rPr>
            <w:t xml:space="preserve"> 8 (1936): 3-62. </w:t>
          </w:r>
        </w:p>
        <w:p w14:paraId="069B45E4" w14:textId="77777777" w:rsidR="005E3ABA" w:rsidRPr="005E3ABA" w:rsidRDefault="005E3ABA" w:rsidP="005E3ABA">
          <w:pPr>
            <w:pStyle w:val="ListParagraph"/>
            <w:numPr>
              <w:ilvl w:val="0"/>
              <w:numId w:val="2"/>
            </w:numPr>
            <w:rPr>
              <w:rFonts w:ascii="Arial" w:eastAsia="Times New Roman" w:hAnsi="Arial" w:cs="Arial"/>
              <w:color w:val="000000"/>
              <w:sz w:val="20"/>
            </w:rPr>
          </w:pPr>
          <w:r w:rsidRPr="005E3ABA">
            <w:rPr>
              <w:rFonts w:ascii="Arial" w:eastAsia="Times New Roman" w:hAnsi="Arial" w:cs="Arial"/>
              <w:color w:val="000000"/>
              <w:sz w:val="20"/>
            </w:rPr>
            <w:t xml:space="preserve">Robinson, Michael D., and Gerald L. </w:t>
          </w:r>
          <w:proofErr w:type="spellStart"/>
          <w:r w:rsidRPr="005E3ABA">
            <w:rPr>
              <w:rFonts w:ascii="Arial" w:eastAsia="Times New Roman" w:hAnsi="Arial" w:cs="Arial"/>
              <w:color w:val="000000"/>
              <w:sz w:val="20"/>
            </w:rPr>
            <w:t>Clore</w:t>
          </w:r>
          <w:proofErr w:type="spellEnd"/>
          <w:r w:rsidRPr="005E3ABA">
            <w:rPr>
              <w:rFonts w:ascii="Arial" w:eastAsia="Times New Roman" w:hAnsi="Arial" w:cs="Arial"/>
              <w:color w:val="000000"/>
              <w:sz w:val="20"/>
            </w:rPr>
            <w:t>. "Belief and feeling: evidence for an accessibility model of emotional self-report." Psychological bulletin 128, no. 6 (2002): 934.</w:t>
          </w:r>
        </w:p>
        <w:p w14:paraId="152A0A2C" w14:textId="77777777" w:rsidR="00E15318" w:rsidRPr="00E15318" w:rsidRDefault="00E15318" w:rsidP="00E15318">
          <w:pPr>
            <w:pStyle w:val="ListParagraph"/>
            <w:numPr>
              <w:ilvl w:val="0"/>
              <w:numId w:val="2"/>
            </w:numPr>
            <w:rPr>
              <w:rFonts w:ascii="Arial" w:eastAsia="Times New Roman" w:hAnsi="Arial" w:cs="Arial"/>
              <w:color w:val="000000"/>
              <w:sz w:val="20"/>
            </w:rPr>
          </w:pPr>
          <w:r w:rsidRPr="00E15318">
            <w:rPr>
              <w:rFonts w:ascii="Arial" w:eastAsia="Times New Roman" w:hAnsi="Arial" w:cs="Arial"/>
              <w:color w:val="000000"/>
              <w:sz w:val="20"/>
            </w:rPr>
            <w:t>Kleiman, Evan M., and Matthew K. Nock. "Real-time assessment of suicidal thoughts and behaviors." Current Opinion in Psychology 22 (2018): 33-37.</w:t>
          </w:r>
        </w:p>
        <w:p w14:paraId="78DC23E6" w14:textId="77777777" w:rsidR="00B028BC" w:rsidRPr="00B028BC" w:rsidRDefault="00B028BC" w:rsidP="00B028BC">
          <w:pPr>
            <w:pStyle w:val="ListParagraph"/>
            <w:numPr>
              <w:ilvl w:val="0"/>
              <w:numId w:val="2"/>
            </w:numPr>
            <w:rPr>
              <w:rFonts w:ascii="Arial" w:eastAsia="Times New Roman" w:hAnsi="Arial" w:cs="Arial"/>
              <w:color w:val="000000"/>
              <w:sz w:val="20"/>
            </w:rPr>
          </w:pPr>
          <w:proofErr w:type="spellStart"/>
          <w:r w:rsidRPr="00B028BC">
            <w:rPr>
              <w:rFonts w:ascii="Arial" w:eastAsia="Times New Roman" w:hAnsi="Arial" w:cs="Arial"/>
              <w:color w:val="000000"/>
              <w:sz w:val="20"/>
            </w:rPr>
            <w:t>Czyz</w:t>
          </w:r>
          <w:proofErr w:type="spellEnd"/>
          <w:r w:rsidRPr="00B028BC">
            <w:rPr>
              <w:rFonts w:ascii="Arial" w:eastAsia="Times New Roman" w:hAnsi="Arial" w:cs="Arial"/>
              <w:color w:val="000000"/>
              <w:sz w:val="20"/>
            </w:rPr>
            <w:t xml:space="preserve">, E. K. et al. Ecological Momentary Assessments and Passive Sensing in the Prediction of Short-Term Suicidal Ideation in Young Adults. JAMA </w:t>
          </w:r>
          <w:proofErr w:type="spellStart"/>
          <w:r w:rsidRPr="00B028BC">
            <w:rPr>
              <w:rFonts w:ascii="Arial" w:eastAsia="Times New Roman" w:hAnsi="Arial" w:cs="Arial"/>
              <w:color w:val="000000"/>
              <w:sz w:val="20"/>
            </w:rPr>
            <w:t>Netw</w:t>
          </w:r>
          <w:proofErr w:type="spellEnd"/>
          <w:r w:rsidRPr="00B028BC">
            <w:rPr>
              <w:rFonts w:ascii="Arial" w:eastAsia="Times New Roman" w:hAnsi="Arial" w:cs="Arial"/>
              <w:color w:val="000000"/>
              <w:sz w:val="20"/>
            </w:rPr>
            <w:t>. Open 6, e2328005 (2023).</w:t>
          </w:r>
        </w:p>
        <w:p w14:paraId="5C0F4135" w14:textId="77777777" w:rsidR="00197232" w:rsidRPr="00197232" w:rsidRDefault="00197232" w:rsidP="00197232">
          <w:pPr>
            <w:pStyle w:val="ListParagraph"/>
            <w:numPr>
              <w:ilvl w:val="0"/>
              <w:numId w:val="2"/>
            </w:numPr>
            <w:rPr>
              <w:rFonts w:ascii="Arial" w:eastAsia="Times New Roman" w:hAnsi="Arial" w:cs="Arial"/>
              <w:color w:val="000000"/>
              <w:sz w:val="20"/>
            </w:rPr>
          </w:pPr>
          <w:proofErr w:type="spellStart"/>
          <w:r w:rsidRPr="00197232">
            <w:rPr>
              <w:rFonts w:ascii="Arial" w:eastAsia="Times New Roman" w:hAnsi="Arial" w:cs="Arial"/>
              <w:color w:val="000000"/>
              <w:sz w:val="20"/>
            </w:rPr>
            <w:t>Kivelä</w:t>
          </w:r>
          <w:proofErr w:type="spellEnd"/>
          <w:r w:rsidRPr="00197232">
            <w:rPr>
              <w:rFonts w:ascii="Arial" w:eastAsia="Times New Roman" w:hAnsi="Arial" w:cs="Arial"/>
              <w:color w:val="000000"/>
              <w:sz w:val="20"/>
            </w:rPr>
            <w:t xml:space="preserve">, L., van der Does, W. A. J., </w:t>
          </w:r>
          <w:proofErr w:type="spellStart"/>
          <w:r w:rsidRPr="00197232">
            <w:rPr>
              <w:rFonts w:ascii="Arial" w:eastAsia="Times New Roman" w:hAnsi="Arial" w:cs="Arial"/>
              <w:color w:val="000000"/>
              <w:sz w:val="20"/>
            </w:rPr>
            <w:t>Riese</w:t>
          </w:r>
          <w:proofErr w:type="spellEnd"/>
          <w:r w:rsidRPr="00197232">
            <w:rPr>
              <w:rFonts w:ascii="Arial" w:eastAsia="Times New Roman" w:hAnsi="Arial" w:cs="Arial"/>
              <w:color w:val="000000"/>
              <w:sz w:val="20"/>
            </w:rPr>
            <w:t xml:space="preserve">, H. &amp; </w:t>
          </w:r>
          <w:proofErr w:type="spellStart"/>
          <w:r w:rsidRPr="00197232">
            <w:rPr>
              <w:rFonts w:ascii="Arial" w:eastAsia="Times New Roman" w:hAnsi="Arial" w:cs="Arial"/>
              <w:color w:val="000000"/>
              <w:sz w:val="20"/>
            </w:rPr>
            <w:t>Antypa</w:t>
          </w:r>
          <w:proofErr w:type="spellEnd"/>
          <w:r w:rsidRPr="00197232">
            <w:rPr>
              <w:rFonts w:ascii="Arial" w:eastAsia="Times New Roman" w:hAnsi="Arial" w:cs="Arial"/>
              <w:color w:val="000000"/>
              <w:sz w:val="20"/>
            </w:rPr>
            <w:t>, N. Don’t Miss the Moment: A Systematic Review of Ecological Momentary Assessment in Suicide Research. Front. Digit. Health 4, (2022).</w:t>
          </w:r>
        </w:p>
        <w:p w14:paraId="11F94F6B" w14:textId="7CB6D2CC" w:rsidR="00197232" w:rsidRDefault="00197232" w:rsidP="00197232">
          <w:pPr>
            <w:pStyle w:val="ListParagraph"/>
            <w:numPr>
              <w:ilvl w:val="0"/>
              <w:numId w:val="2"/>
            </w:numPr>
            <w:rPr>
              <w:rFonts w:ascii="Arial" w:eastAsia="Times New Roman" w:hAnsi="Arial" w:cs="Arial"/>
              <w:color w:val="000000"/>
              <w:sz w:val="20"/>
            </w:rPr>
          </w:pPr>
          <w:r w:rsidRPr="00197232">
            <w:rPr>
              <w:rFonts w:ascii="Arial" w:eastAsia="Times New Roman" w:hAnsi="Arial" w:cs="Arial"/>
              <w:color w:val="000000"/>
              <w:sz w:val="20"/>
            </w:rPr>
            <w:t xml:space="preserve">Stinson, L., Liu, Y. &amp; </w:t>
          </w:r>
          <w:proofErr w:type="spellStart"/>
          <w:r w:rsidRPr="00197232">
            <w:rPr>
              <w:rFonts w:ascii="Arial" w:eastAsia="Times New Roman" w:hAnsi="Arial" w:cs="Arial"/>
              <w:color w:val="000000"/>
              <w:sz w:val="20"/>
            </w:rPr>
            <w:t>Dallery</w:t>
          </w:r>
          <w:proofErr w:type="spellEnd"/>
          <w:r w:rsidRPr="00197232">
            <w:rPr>
              <w:rFonts w:ascii="Arial" w:eastAsia="Times New Roman" w:hAnsi="Arial" w:cs="Arial"/>
              <w:color w:val="000000"/>
              <w:sz w:val="20"/>
            </w:rPr>
            <w:t xml:space="preserve">, J. Ecological Momentary Assessment: A Systematic Review of Validity Research. </w:t>
          </w:r>
          <w:proofErr w:type="spellStart"/>
          <w:r w:rsidRPr="00197232">
            <w:rPr>
              <w:rFonts w:ascii="Arial" w:eastAsia="Times New Roman" w:hAnsi="Arial" w:cs="Arial"/>
              <w:color w:val="000000"/>
              <w:sz w:val="20"/>
            </w:rPr>
            <w:t>Perspect</w:t>
          </w:r>
          <w:proofErr w:type="spellEnd"/>
          <w:r w:rsidRPr="00197232">
            <w:rPr>
              <w:rFonts w:ascii="Arial" w:eastAsia="Times New Roman" w:hAnsi="Arial" w:cs="Arial"/>
              <w:color w:val="000000"/>
              <w:sz w:val="20"/>
            </w:rPr>
            <w:t xml:space="preserve">. </w:t>
          </w:r>
          <w:proofErr w:type="spellStart"/>
          <w:r w:rsidRPr="00197232">
            <w:rPr>
              <w:rFonts w:ascii="Arial" w:eastAsia="Times New Roman" w:hAnsi="Arial" w:cs="Arial"/>
              <w:color w:val="000000"/>
              <w:sz w:val="20"/>
            </w:rPr>
            <w:t>Behav</w:t>
          </w:r>
          <w:proofErr w:type="spellEnd"/>
          <w:r w:rsidRPr="00197232">
            <w:rPr>
              <w:rFonts w:ascii="Arial" w:eastAsia="Times New Roman" w:hAnsi="Arial" w:cs="Arial"/>
              <w:color w:val="000000"/>
              <w:sz w:val="20"/>
            </w:rPr>
            <w:t>. Sci. 45, 469–493 (2022).</w:t>
          </w:r>
        </w:p>
        <w:p w14:paraId="0CC1DEDD" w14:textId="7C90FC2A" w:rsidR="00903B93" w:rsidRPr="00197232" w:rsidRDefault="00903B93" w:rsidP="00197232">
          <w:pPr>
            <w:pStyle w:val="ListParagraph"/>
            <w:numPr>
              <w:ilvl w:val="0"/>
              <w:numId w:val="2"/>
            </w:numPr>
            <w:rPr>
              <w:rFonts w:ascii="Arial" w:eastAsia="Times New Roman" w:hAnsi="Arial" w:cs="Arial"/>
              <w:color w:val="000000"/>
              <w:sz w:val="20"/>
            </w:rPr>
          </w:pPr>
          <w:proofErr w:type="spellStart"/>
          <w:r w:rsidRPr="00903B93">
            <w:rPr>
              <w:rFonts w:ascii="Arial" w:eastAsia="Times New Roman" w:hAnsi="Arial" w:cs="Arial"/>
              <w:color w:val="000000"/>
              <w:sz w:val="20"/>
            </w:rPr>
            <w:t>Yousefi</w:t>
          </w:r>
          <w:proofErr w:type="spellEnd"/>
          <w:r w:rsidRPr="00903B93">
            <w:rPr>
              <w:rFonts w:ascii="Arial" w:eastAsia="Times New Roman" w:hAnsi="Arial" w:cs="Arial"/>
              <w:color w:val="000000"/>
              <w:sz w:val="20"/>
            </w:rPr>
            <w:t xml:space="preserve">, Ali, Darin D. Dougherty, Emad N. </w:t>
          </w:r>
          <w:proofErr w:type="spellStart"/>
          <w:r w:rsidRPr="00903B93">
            <w:rPr>
              <w:rFonts w:ascii="Arial" w:eastAsia="Times New Roman" w:hAnsi="Arial" w:cs="Arial"/>
              <w:color w:val="000000"/>
              <w:sz w:val="20"/>
            </w:rPr>
            <w:t>Eskandar</w:t>
          </w:r>
          <w:proofErr w:type="spellEnd"/>
          <w:r w:rsidRPr="00903B93">
            <w:rPr>
              <w:rFonts w:ascii="Arial" w:eastAsia="Times New Roman" w:hAnsi="Arial" w:cs="Arial"/>
              <w:color w:val="000000"/>
              <w:sz w:val="20"/>
            </w:rPr>
            <w:t xml:space="preserve">, </w:t>
          </w:r>
          <w:proofErr w:type="spellStart"/>
          <w:r w:rsidRPr="00903B93">
            <w:rPr>
              <w:rFonts w:ascii="Arial" w:eastAsia="Times New Roman" w:hAnsi="Arial" w:cs="Arial"/>
              <w:color w:val="000000"/>
              <w:sz w:val="20"/>
            </w:rPr>
            <w:t>Alik</w:t>
          </w:r>
          <w:proofErr w:type="spellEnd"/>
          <w:r w:rsidRPr="00903B93">
            <w:rPr>
              <w:rFonts w:ascii="Arial" w:eastAsia="Times New Roman" w:hAnsi="Arial" w:cs="Arial"/>
              <w:color w:val="000000"/>
              <w:sz w:val="20"/>
            </w:rPr>
            <w:t xml:space="preserve"> S. </w:t>
          </w:r>
          <w:proofErr w:type="spellStart"/>
          <w:r w:rsidRPr="00903B93">
            <w:rPr>
              <w:rFonts w:ascii="Arial" w:eastAsia="Times New Roman" w:hAnsi="Arial" w:cs="Arial"/>
              <w:color w:val="000000"/>
              <w:sz w:val="20"/>
            </w:rPr>
            <w:t>Widge</w:t>
          </w:r>
          <w:proofErr w:type="spellEnd"/>
          <w:r w:rsidRPr="00903B93">
            <w:rPr>
              <w:rFonts w:ascii="Arial" w:eastAsia="Times New Roman" w:hAnsi="Arial" w:cs="Arial"/>
              <w:color w:val="000000"/>
              <w:sz w:val="20"/>
            </w:rPr>
            <w:t>, and Uri T. Eden. "Estimating dynamic signals from trial data with censored values." Computational Psychiatry (Cambridge, Mass.) 1 (2017): 58.</w:t>
          </w:r>
        </w:p>
        <w:p w14:paraId="5EAD7A17" w14:textId="77777777" w:rsidR="009D1BDD" w:rsidRPr="009D1BDD" w:rsidRDefault="009D1BDD" w:rsidP="009D1BDD">
          <w:pPr>
            <w:pStyle w:val="ListParagraph"/>
            <w:numPr>
              <w:ilvl w:val="0"/>
              <w:numId w:val="2"/>
            </w:numPr>
            <w:rPr>
              <w:rFonts w:ascii="Arial" w:eastAsia="Times New Roman" w:hAnsi="Arial" w:cs="Arial"/>
              <w:color w:val="000000"/>
              <w:sz w:val="20"/>
            </w:rPr>
          </w:pPr>
          <w:proofErr w:type="spellStart"/>
          <w:r w:rsidRPr="009D1BDD">
            <w:rPr>
              <w:rFonts w:ascii="Arial" w:eastAsia="Times New Roman" w:hAnsi="Arial" w:cs="Arial"/>
              <w:color w:val="000000"/>
              <w:sz w:val="20"/>
            </w:rPr>
            <w:t>Yousefi</w:t>
          </w:r>
          <w:proofErr w:type="spellEnd"/>
          <w:r w:rsidRPr="009D1BDD">
            <w:rPr>
              <w:rFonts w:ascii="Arial" w:eastAsia="Times New Roman" w:hAnsi="Arial" w:cs="Arial"/>
              <w:color w:val="000000"/>
              <w:sz w:val="20"/>
            </w:rPr>
            <w:t xml:space="preserve">, Ali, Angelique C. Paulk, Ishita </w:t>
          </w:r>
          <w:proofErr w:type="spellStart"/>
          <w:r w:rsidRPr="009D1BDD">
            <w:rPr>
              <w:rFonts w:ascii="Arial" w:eastAsia="Times New Roman" w:hAnsi="Arial" w:cs="Arial"/>
              <w:color w:val="000000"/>
              <w:sz w:val="20"/>
            </w:rPr>
            <w:t>Basu</w:t>
          </w:r>
          <w:proofErr w:type="spellEnd"/>
          <w:r w:rsidRPr="009D1BDD">
            <w:rPr>
              <w:rFonts w:ascii="Arial" w:eastAsia="Times New Roman" w:hAnsi="Arial" w:cs="Arial"/>
              <w:color w:val="000000"/>
              <w:sz w:val="20"/>
            </w:rPr>
            <w:t xml:space="preserve">, Jonathan L. Mirsky, Darin D. Dougherty, Emad N. </w:t>
          </w:r>
          <w:proofErr w:type="spellStart"/>
          <w:r w:rsidRPr="009D1BDD">
            <w:rPr>
              <w:rFonts w:ascii="Arial" w:eastAsia="Times New Roman" w:hAnsi="Arial" w:cs="Arial"/>
              <w:color w:val="000000"/>
              <w:sz w:val="20"/>
            </w:rPr>
            <w:t>Eskandar</w:t>
          </w:r>
          <w:proofErr w:type="spellEnd"/>
          <w:r w:rsidRPr="009D1BDD">
            <w:rPr>
              <w:rFonts w:ascii="Arial" w:eastAsia="Times New Roman" w:hAnsi="Arial" w:cs="Arial"/>
              <w:color w:val="000000"/>
              <w:sz w:val="20"/>
            </w:rPr>
            <w:t xml:space="preserve">, Uri T. Eden, and </w:t>
          </w:r>
          <w:proofErr w:type="spellStart"/>
          <w:r w:rsidRPr="009D1BDD">
            <w:rPr>
              <w:rFonts w:ascii="Arial" w:eastAsia="Times New Roman" w:hAnsi="Arial" w:cs="Arial"/>
              <w:color w:val="000000"/>
              <w:sz w:val="20"/>
            </w:rPr>
            <w:t>Alik</w:t>
          </w:r>
          <w:proofErr w:type="spellEnd"/>
          <w:r w:rsidRPr="009D1BDD">
            <w:rPr>
              <w:rFonts w:ascii="Arial" w:eastAsia="Times New Roman" w:hAnsi="Arial" w:cs="Arial"/>
              <w:color w:val="000000"/>
              <w:sz w:val="20"/>
            </w:rPr>
            <w:t xml:space="preserve"> S. </w:t>
          </w:r>
          <w:proofErr w:type="spellStart"/>
          <w:r w:rsidRPr="009D1BDD">
            <w:rPr>
              <w:rFonts w:ascii="Arial" w:eastAsia="Times New Roman" w:hAnsi="Arial" w:cs="Arial"/>
              <w:color w:val="000000"/>
              <w:sz w:val="20"/>
            </w:rPr>
            <w:t>Widge</w:t>
          </w:r>
          <w:proofErr w:type="spellEnd"/>
          <w:r w:rsidRPr="009D1BDD">
            <w:rPr>
              <w:rFonts w:ascii="Arial" w:eastAsia="Times New Roman" w:hAnsi="Arial" w:cs="Arial"/>
              <w:color w:val="000000"/>
              <w:sz w:val="20"/>
            </w:rPr>
            <w:t>. "COMPASS: an open-source, general-purpose software toolkit for computational psychiatry." Frontiers in Neuroscience 12 (2019): 957.</w:t>
          </w:r>
        </w:p>
        <w:p w14:paraId="22BD1D0C" w14:textId="77777777" w:rsidR="00160A21" w:rsidRDefault="00160A21" w:rsidP="006C5EFE">
          <w:pPr>
            <w:pStyle w:val="ListParagraph"/>
            <w:numPr>
              <w:ilvl w:val="0"/>
              <w:numId w:val="2"/>
            </w:numPr>
            <w:autoSpaceDE w:val="0"/>
            <w:autoSpaceDN w:val="0"/>
            <w:rPr>
              <w:rFonts w:ascii="Arial" w:eastAsia="Times New Roman" w:hAnsi="Arial" w:cs="Arial"/>
              <w:color w:val="000000"/>
              <w:sz w:val="20"/>
            </w:rPr>
          </w:pPr>
          <w:r w:rsidRPr="00160A21">
            <w:rPr>
              <w:rFonts w:ascii="Arial" w:eastAsia="Times New Roman" w:hAnsi="Arial" w:cs="Arial"/>
              <w:color w:val="000000"/>
              <w:sz w:val="20"/>
            </w:rPr>
            <w:t xml:space="preserve">Friedman, Jerome H., Trevor Hastie, and Rob </w:t>
          </w:r>
          <w:proofErr w:type="spellStart"/>
          <w:r w:rsidRPr="00160A21">
            <w:rPr>
              <w:rFonts w:ascii="Arial" w:eastAsia="Times New Roman" w:hAnsi="Arial" w:cs="Arial"/>
              <w:color w:val="000000"/>
              <w:sz w:val="20"/>
            </w:rPr>
            <w:t>Tibshirani</w:t>
          </w:r>
          <w:proofErr w:type="spellEnd"/>
          <w:r w:rsidRPr="00160A21">
            <w:rPr>
              <w:rFonts w:ascii="Arial" w:eastAsia="Times New Roman" w:hAnsi="Arial" w:cs="Arial"/>
              <w:color w:val="000000"/>
              <w:sz w:val="20"/>
            </w:rPr>
            <w:t>. "Regularization paths for generalized linear models via coordinate descent." Journal of statistical software 33 (2010): 1-22.</w:t>
          </w:r>
        </w:p>
        <w:p w14:paraId="0E1734A9" w14:textId="77777777" w:rsidR="00A27F6E" w:rsidRDefault="00160A21" w:rsidP="006C5EFE">
          <w:pPr>
            <w:pStyle w:val="ListParagraph"/>
            <w:numPr>
              <w:ilvl w:val="0"/>
              <w:numId w:val="2"/>
            </w:numPr>
            <w:autoSpaceDE w:val="0"/>
            <w:autoSpaceDN w:val="0"/>
            <w:rPr>
              <w:rFonts w:ascii="Arial" w:eastAsia="Times New Roman" w:hAnsi="Arial" w:cs="Arial"/>
              <w:color w:val="000000"/>
              <w:sz w:val="20"/>
            </w:rPr>
          </w:pPr>
          <w:r w:rsidRPr="00160A21">
            <w:rPr>
              <w:rFonts w:ascii="Arial" w:eastAsia="Times New Roman" w:hAnsi="Arial" w:cs="Arial"/>
              <w:color w:val="000000"/>
              <w:sz w:val="20"/>
            </w:rPr>
            <w:t xml:space="preserve">Hastie, Trevor, Robert </w:t>
          </w:r>
          <w:proofErr w:type="spellStart"/>
          <w:r w:rsidRPr="00160A21">
            <w:rPr>
              <w:rFonts w:ascii="Arial" w:eastAsia="Times New Roman" w:hAnsi="Arial" w:cs="Arial"/>
              <w:color w:val="000000"/>
              <w:sz w:val="20"/>
            </w:rPr>
            <w:t>Tibshirani</w:t>
          </w:r>
          <w:proofErr w:type="spellEnd"/>
          <w:r w:rsidRPr="00160A21">
            <w:rPr>
              <w:rFonts w:ascii="Arial" w:eastAsia="Times New Roman" w:hAnsi="Arial" w:cs="Arial"/>
              <w:color w:val="000000"/>
              <w:sz w:val="20"/>
            </w:rPr>
            <w:t>, Jerome H. Friedman, and Jerome H. Friedman. The elements of statistical learning: data mining, inference, and prediction. Vol. 2. New York: springer, 2009.</w:t>
          </w:r>
        </w:p>
        <w:p w14:paraId="2E57669A" w14:textId="77777777" w:rsidR="00A27F6E" w:rsidRPr="00A27F6E" w:rsidRDefault="00A27F6E" w:rsidP="00A27F6E">
          <w:pPr>
            <w:pStyle w:val="ListParagraph"/>
            <w:numPr>
              <w:ilvl w:val="0"/>
              <w:numId w:val="2"/>
            </w:numPr>
            <w:autoSpaceDE w:val="0"/>
            <w:autoSpaceDN w:val="0"/>
            <w:rPr>
              <w:rFonts w:ascii="Arial" w:eastAsia="Times New Roman" w:hAnsi="Arial" w:cs="Arial"/>
              <w:color w:val="000000"/>
              <w:sz w:val="20"/>
            </w:rPr>
          </w:pPr>
          <w:r w:rsidRPr="00A27F6E">
            <w:rPr>
              <w:rFonts w:ascii="Arial" w:eastAsia="Times New Roman" w:hAnsi="Arial" w:cs="Arial"/>
              <w:color w:val="000000"/>
              <w:sz w:val="20"/>
            </w:rPr>
            <w:t xml:space="preserve">Li, Weicheng, Chengyu Wang, </w:t>
          </w:r>
          <w:proofErr w:type="spellStart"/>
          <w:r w:rsidRPr="00A27F6E">
            <w:rPr>
              <w:rFonts w:ascii="Arial" w:eastAsia="Times New Roman" w:hAnsi="Arial" w:cs="Arial"/>
              <w:color w:val="000000"/>
              <w:sz w:val="20"/>
            </w:rPr>
            <w:t>Xiaofeng</w:t>
          </w:r>
          <w:proofErr w:type="spellEnd"/>
          <w:r w:rsidRPr="00A27F6E">
            <w:rPr>
              <w:rFonts w:ascii="Arial" w:eastAsia="Times New Roman" w:hAnsi="Arial" w:cs="Arial"/>
              <w:color w:val="000000"/>
              <w:sz w:val="20"/>
            </w:rPr>
            <w:t xml:space="preserve"> Lan, Ling Fu, Fan Zhang, </w:t>
          </w:r>
          <w:proofErr w:type="spellStart"/>
          <w:r w:rsidRPr="00A27F6E">
            <w:rPr>
              <w:rFonts w:ascii="Arial" w:eastAsia="Times New Roman" w:hAnsi="Arial" w:cs="Arial"/>
              <w:color w:val="000000"/>
              <w:sz w:val="20"/>
            </w:rPr>
            <w:t>Yanxiang</w:t>
          </w:r>
          <w:proofErr w:type="spellEnd"/>
          <w:r w:rsidRPr="00A27F6E">
            <w:rPr>
              <w:rFonts w:ascii="Arial" w:eastAsia="Times New Roman" w:hAnsi="Arial" w:cs="Arial"/>
              <w:color w:val="000000"/>
              <w:sz w:val="20"/>
            </w:rPr>
            <w:t xml:space="preserve"> Ye, Haiyan Liu, </w:t>
          </w:r>
          <w:proofErr w:type="spellStart"/>
          <w:r w:rsidRPr="00A27F6E">
            <w:rPr>
              <w:rFonts w:ascii="Arial" w:eastAsia="Times New Roman" w:hAnsi="Arial" w:cs="Arial"/>
              <w:color w:val="000000"/>
              <w:sz w:val="20"/>
            </w:rPr>
            <w:t>Yanling</w:t>
          </w:r>
          <w:proofErr w:type="spellEnd"/>
          <w:r w:rsidRPr="00A27F6E">
            <w:rPr>
              <w:rFonts w:ascii="Arial" w:eastAsia="Times New Roman" w:hAnsi="Arial" w:cs="Arial"/>
              <w:color w:val="000000"/>
              <w:sz w:val="20"/>
            </w:rPr>
            <w:t xml:space="preserve"> Zhou, and </w:t>
          </w:r>
          <w:proofErr w:type="spellStart"/>
          <w:r w:rsidRPr="00A27F6E">
            <w:rPr>
              <w:rFonts w:ascii="Arial" w:eastAsia="Times New Roman" w:hAnsi="Arial" w:cs="Arial"/>
              <w:color w:val="000000"/>
              <w:sz w:val="20"/>
            </w:rPr>
            <w:t>Yuping</w:t>
          </w:r>
          <w:proofErr w:type="spellEnd"/>
          <w:r w:rsidRPr="00A27F6E">
            <w:rPr>
              <w:rFonts w:ascii="Arial" w:eastAsia="Times New Roman" w:hAnsi="Arial" w:cs="Arial"/>
              <w:color w:val="000000"/>
              <w:sz w:val="20"/>
            </w:rPr>
            <w:t xml:space="preserve"> Ning. "Resting-state functional connectivity of the amygdala in major depressive disorder with suicidal ideation." Journal of psychiatric research 153 (2022): 189-196.</w:t>
          </w:r>
        </w:p>
        <w:p w14:paraId="18E46783" w14:textId="6A07E142" w:rsidR="00F745AC" w:rsidRPr="006C5EFE" w:rsidRDefault="00A27F6E" w:rsidP="00A27F6E">
          <w:pPr>
            <w:pStyle w:val="ListParagraph"/>
            <w:numPr>
              <w:ilvl w:val="0"/>
              <w:numId w:val="2"/>
            </w:numPr>
            <w:autoSpaceDE w:val="0"/>
            <w:autoSpaceDN w:val="0"/>
            <w:rPr>
              <w:rFonts w:ascii="Arial" w:eastAsia="Times New Roman" w:hAnsi="Arial" w:cs="Arial"/>
              <w:color w:val="000000"/>
              <w:sz w:val="20"/>
            </w:rPr>
          </w:pPr>
          <w:r w:rsidRPr="00A27F6E">
            <w:rPr>
              <w:rFonts w:ascii="Arial" w:eastAsia="Times New Roman" w:hAnsi="Arial" w:cs="Arial"/>
              <w:color w:val="000000"/>
              <w:sz w:val="20"/>
            </w:rPr>
            <w:lastRenderedPageBreak/>
            <w:t xml:space="preserve">Just, M. A., L. Pan, V. L. </w:t>
          </w:r>
          <w:proofErr w:type="spellStart"/>
          <w:r w:rsidRPr="00A27F6E">
            <w:rPr>
              <w:rFonts w:ascii="Arial" w:eastAsia="Times New Roman" w:hAnsi="Arial" w:cs="Arial"/>
              <w:color w:val="000000"/>
              <w:sz w:val="20"/>
            </w:rPr>
            <w:t>Cherkassky</w:t>
          </w:r>
          <w:proofErr w:type="spellEnd"/>
          <w:r w:rsidRPr="00A27F6E">
            <w:rPr>
              <w:rFonts w:ascii="Arial" w:eastAsia="Times New Roman" w:hAnsi="Arial" w:cs="Arial"/>
              <w:color w:val="000000"/>
              <w:sz w:val="20"/>
            </w:rPr>
            <w:t xml:space="preserve">, D. L. </w:t>
          </w:r>
          <w:proofErr w:type="spellStart"/>
          <w:r w:rsidRPr="00A27F6E">
            <w:rPr>
              <w:rFonts w:ascii="Arial" w:eastAsia="Times New Roman" w:hAnsi="Arial" w:cs="Arial"/>
              <w:color w:val="000000"/>
              <w:sz w:val="20"/>
            </w:rPr>
            <w:t>McMakin</w:t>
          </w:r>
          <w:proofErr w:type="spellEnd"/>
          <w:r w:rsidRPr="00A27F6E">
            <w:rPr>
              <w:rFonts w:ascii="Arial" w:eastAsia="Times New Roman" w:hAnsi="Arial" w:cs="Arial"/>
              <w:color w:val="000000"/>
              <w:sz w:val="20"/>
            </w:rPr>
            <w:t xml:space="preserve">, C. Cha, M. K. Nock, and D. Brent. Machine learning of neural representations of suicide and emotion concepts identifies suicidal youth. Nature Human </w:t>
          </w:r>
          <w:proofErr w:type="spellStart"/>
          <w:r w:rsidRPr="00A27F6E">
            <w:rPr>
              <w:rFonts w:ascii="Arial" w:eastAsia="Times New Roman" w:hAnsi="Arial" w:cs="Arial"/>
              <w:color w:val="000000"/>
              <w:sz w:val="20"/>
            </w:rPr>
            <w:t>Behaviour</w:t>
          </w:r>
          <w:proofErr w:type="spellEnd"/>
          <w:r w:rsidRPr="00A27F6E">
            <w:rPr>
              <w:rFonts w:ascii="Arial" w:eastAsia="Times New Roman" w:hAnsi="Arial" w:cs="Arial"/>
              <w:color w:val="000000"/>
              <w:sz w:val="20"/>
            </w:rPr>
            <w:t>, 1 (12), 911–919. 2017.</w:t>
          </w:r>
        </w:p>
      </w:sdtContent>
    </w:sdt>
    <w:p w14:paraId="54B2741A" w14:textId="26FB7C83" w:rsidR="00E6133D" w:rsidRPr="00F745AC" w:rsidRDefault="00F66AA6" w:rsidP="00F745AC">
      <w:pPr>
        <w:pStyle w:val="ListParagraph"/>
        <w:autoSpaceDE w:val="0"/>
        <w:autoSpaceDN w:val="0"/>
        <w:rPr>
          <w:rFonts w:ascii="Arial" w:eastAsia="Times New Roman" w:hAnsi="Arial" w:cs="Arial"/>
          <w:color w:val="000000"/>
          <w:sz w:val="20"/>
        </w:rPr>
      </w:pPr>
      <w:r>
        <w:rPr>
          <w:rFonts w:ascii="Arial" w:hAnsi="Arial" w:cs="Arial"/>
          <w:color w:val="000000"/>
          <w:sz w:val="20"/>
          <w:szCs w:val="20"/>
        </w:rPr>
        <w:br w:type="page"/>
      </w:r>
    </w:p>
    <w:p w14:paraId="289D0221" w14:textId="3B31BF8C" w:rsidR="00E6133D" w:rsidRPr="00F649EE" w:rsidRDefault="00980C22" w:rsidP="00AD075C">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3FCC88A3" w14:textId="7E8E4110" w:rsidR="00F66AA6" w:rsidRDefault="007379A9" w:rsidP="00AD075C">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noProof/>
          <w:color w:val="000000"/>
          <w:sz w:val="20"/>
          <w:szCs w:val="20"/>
        </w:rPr>
        <w:drawing>
          <wp:anchor distT="0" distB="0" distL="114300" distR="114300" simplePos="0" relativeHeight="251862016" behindDoc="0" locked="0" layoutInCell="1" allowOverlap="1" wp14:anchorId="3C2A5EF0" wp14:editId="5AB09810">
            <wp:simplePos x="0" y="0"/>
            <wp:positionH relativeFrom="column">
              <wp:posOffset>227330</wp:posOffset>
            </wp:positionH>
            <wp:positionV relativeFrom="paragraph">
              <wp:posOffset>2773045</wp:posOffset>
            </wp:positionV>
            <wp:extent cx="2473960" cy="1073150"/>
            <wp:effectExtent l="0" t="0" r="2540" b="0"/>
            <wp:wrapTopAndBottom/>
            <wp:docPr id="63" name="Graph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phic 63"/>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473960" cy="1073150"/>
                    </a:xfrm>
                    <a:prstGeom prst="rect">
                      <a:avLst/>
                    </a:prstGeom>
                  </pic:spPr>
                </pic:pic>
              </a:graphicData>
            </a:graphic>
            <wp14:sizeRelH relativeFrom="page">
              <wp14:pctWidth>0</wp14:pctWidth>
            </wp14:sizeRelH>
            <wp14:sizeRelV relativeFrom="page">
              <wp14:pctHeight>0</wp14:pctHeight>
            </wp14:sizeRelV>
          </wp:anchor>
        </w:drawing>
      </w:r>
      <w:r w:rsidR="008E1946" w:rsidRPr="00F66AA6">
        <w:rPr>
          <w:rFonts w:ascii="Arial" w:hAnsi="Arial" w:cs="Arial"/>
          <w:noProof/>
          <w:color w:val="000000"/>
          <w:sz w:val="20"/>
          <w:szCs w:val="20"/>
        </w:rPr>
        <mc:AlternateContent>
          <mc:Choice Requires="wps">
            <w:drawing>
              <wp:anchor distT="0" distB="0" distL="114300" distR="114300" simplePos="0" relativeHeight="251829248" behindDoc="0" locked="0" layoutInCell="1" allowOverlap="1" wp14:anchorId="7E9B8CA7" wp14:editId="778B31FC">
                <wp:simplePos x="0" y="0"/>
                <wp:positionH relativeFrom="column">
                  <wp:posOffset>1398270</wp:posOffset>
                </wp:positionH>
                <wp:positionV relativeFrom="paragraph">
                  <wp:posOffset>1445895</wp:posOffset>
                </wp:positionV>
                <wp:extent cx="263525" cy="274955"/>
                <wp:effectExtent l="0" t="0" r="3175" b="0"/>
                <wp:wrapNone/>
                <wp:docPr id="54"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1B8C6519" w14:textId="0EEF0B30" w:rsidR="00B22DFD" w:rsidRPr="00321AB9" w:rsidRDefault="00B22DFD" w:rsidP="00B22DFD">
                            <w:pPr>
                              <w:rPr>
                                <w:b/>
                                <w:bCs/>
                              </w:rPr>
                            </w:pPr>
                            <w:r>
                              <w:rPr>
                                <w:b/>
                                <w:bCs/>
                              </w:rPr>
                              <w:t>C</w:t>
                            </w:r>
                            <w:r>
                              <w:rPr>
                                <w:noProof/>
                              </w:rPr>
                              <w:drawing>
                                <wp:inline distT="0" distB="0" distL="0" distR="0" wp14:anchorId="740F43D9" wp14:editId="08AADEE3">
                                  <wp:extent cx="74295" cy="85090"/>
                                  <wp:effectExtent l="0" t="0" r="1905"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19"/>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9B8CA7" id="_x0000_t202" coordsize="21600,21600" o:spt="202" path="m,l,21600r21600,l21600,xe">
                <v:stroke joinstyle="miter"/>
                <v:path gradientshapeok="t" o:connecttype="rect"/>
              </v:shapetype>
              <v:shape id="Text Box 2" o:spid="_x0000_s1026" type="#_x0000_t202" style="position:absolute;margin-left:110.1pt;margin-top:113.85pt;width:20.75pt;height:21.6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" fillcolor="white [3201]" stroked="f" strokeweight=".5pt">
                <v:textbox>
                  <w:txbxContent>
                    <w:p w14:paraId="1B8C6519" w14:textId="0EEF0B30" w:rsidR="00B22DFD" w:rsidRPr="00321AB9" w:rsidRDefault="00B22DFD" w:rsidP="00B22DFD">
                      <w:pPr>
                        <w:rPr>
                          <w:b/>
                          <w:bCs/>
                        </w:rPr>
                      </w:pPr>
                      <w:r>
                        <w:rPr>
                          <w:b/>
                          <w:bCs/>
                        </w:rPr>
                        <w:t>C</w:t>
                      </w:r>
                      <w:r>
                        <w:rPr>
                          <w:noProof/>
                        </w:rPr>
                        <w:drawing>
                          <wp:inline distT="0" distB="0" distL="0" distR="0" wp14:anchorId="740F43D9" wp14:editId="08AADEE3">
                            <wp:extent cx="74295" cy="85090"/>
                            <wp:effectExtent l="0" t="0" r="1905"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8E1946" w:rsidRPr="00F66AA6">
        <w:rPr>
          <w:rFonts w:ascii="Arial" w:hAnsi="Arial" w:cs="Arial"/>
          <w:noProof/>
          <w:color w:val="000000"/>
          <w:sz w:val="20"/>
          <w:szCs w:val="20"/>
        </w:rPr>
        <w:drawing>
          <wp:anchor distT="0" distB="0" distL="114300" distR="114300" simplePos="0" relativeHeight="251734016" behindDoc="0" locked="0" layoutInCell="1" allowOverlap="1" wp14:anchorId="166E72B9" wp14:editId="4090569F">
            <wp:simplePos x="0" y="0"/>
            <wp:positionH relativeFrom="margin">
              <wp:posOffset>1663700</wp:posOffset>
            </wp:positionH>
            <wp:positionV relativeFrom="paragraph">
              <wp:posOffset>1492885</wp:posOffset>
            </wp:positionV>
            <wp:extent cx="2108200" cy="943610"/>
            <wp:effectExtent l="0" t="0" r="6350" b="8890"/>
            <wp:wrapThrough wrapText="bothSides">
              <wp:wrapPolygon edited="0">
                <wp:start x="0" y="0"/>
                <wp:lineTo x="0" y="21367"/>
                <wp:lineTo x="21470" y="21367"/>
                <wp:lineTo x="21470" y="0"/>
                <wp:lineTo x="0" y="0"/>
              </wp:wrapPolygon>
            </wp:wrapThrough>
            <wp:docPr id="80143943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9433" name="Picture 3" descr="A screenshot of a phone&#10;&#10;Description automatically generated"/>
                    <pic:cNvPicPr/>
                  </pic:nvPicPr>
                  <pic:blipFill rotWithShape="1">
                    <a:blip r:embed="rId21">
                      <a:extLst>
                        <a:ext uri="{28A0092B-C50C-407E-A947-70E740481C1C}">
                          <a14:useLocalDpi xmlns:a14="http://schemas.microsoft.com/office/drawing/2010/main" val="0"/>
                        </a:ext>
                      </a:extLst>
                    </a:blip>
                    <a:srcRect l="8798" t="16886" r="52762" b="52503"/>
                    <a:stretch/>
                  </pic:blipFill>
                  <pic:spPr bwMode="auto">
                    <a:xfrm>
                      <a:off x="0" y="0"/>
                      <a:ext cx="2108200" cy="943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691F" w:rsidRPr="00F66AA6">
        <w:rPr>
          <w:rFonts w:ascii="Arial" w:hAnsi="Arial" w:cs="Arial"/>
          <w:noProof/>
          <w:color w:val="000000"/>
          <w:sz w:val="20"/>
          <w:szCs w:val="20"/>
        </w:rPr>
        <mc:AlternateContent>
          <mc:Choice Requires="wps">
            <w:drawing>
              <wp:anchor distT="0" distB="0" distL="114300" distR="114300" simplePos="0" relativeHeight="251735040" behindDoc="0" locked="0" layoutInCell="1" allowOverlap="1" wp14:anchorId="2C6C9882" wp14:editId="6D320EDB">
                <wp:simplePos x="0" y="0"/>
                <wp:positionH relativeFrom="column">
                  <wp:posOffset>-3175</wp:posOffset>
                </wp:positionH>
                <wp:positionV relativeFrom="paragraph">
                  <wp:posOffset>4387908</wp:posOffset>
                </wp:positionV>
                <wp:extent cx="5488940" cy="635"/>
                <wp:effectExtent l="0" t="0" r="0" b="0"/>
                <wp:wrapTopAndBottom/>
                <wp:docPr id="1867737477" name="Text Box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57E530F0" w14:textId="1AA36996" w:rsidR="00865F12" w:rsidRPr="004C674F" w:rsidRDefault="00F66AA6" w:rsidP="00865F12">
                            <w:pPr>
                              <w:pStyle w:val="CommentText"/>
                              <w:jc w:val="center"/>
                              <w:rPr>
                                <w:rFonts w:ascii="Arial" w:hAnsi="Arial" w:cs="Arial"/>
                                <w:color w:val="000000" w:themeColor="text1"/>
                                <w:sz w:val="18"/>
                                <w:szCs w:val="18"/>
                              </w:rPr>
                            </w:pPr>
                            <w:r w:rsidRPr="004C674F">
                              <w:rPr>
                                <w:rFonts w:ascii="Arial" w:hAnsi="Arial" w:cs="Arial"/>
                                <w:b/>
                                <w:bCs/>
                                <w:color w:val="000000" w:themeColor="text1"/>
                                <w:sz w:val="18"/>
                                <w:szCs w:val="18"/>
                              </w:rPr>
                              <w:t xml:space="preserve">Figure </w:t>
                            </w:r>
                            <w:r w:rsidRPr="004C674F">
                              <w:rPr>
                                <w:rFonts w:ascii="Arial" w:hAnsi="Arial" w:cs="Arial"/>
                                <w:b/>
                                <w:bCs/>
                                <w:color w:val="000000" w:themeColor="text1"/>
                                <w:sz w:val="18"/>
                                <w:szCs w:val="18"/>
                              </w:rPr>
                              <w:fldChar w:fldCharType="begin"/>
                            </w:r>
                            <w:r w:rsidRPr="004C674F">
                              <w:rPr>
                                <w:rFonts w:ascii="Arial" w:hAnsi="Arial" w:cs="Arial"/>
                                <w:b/>
                                <w:bCs/>
                                <w:color w:val="000000" w:themeColor="text1"/>
                                <w:sz w:val="18"/>
                                <w:szCs w:val="18"/>
                              </w:rPr>
                              <w:instrText xml:space="preserve"> SEQ Figure \* ARABIC </w:instrText>
                            </w:r>
                            <w:r w:rsidRPr="004C674F">
                              <w:rPr>
                                <w:rFonts w:ascii="Arial" w:hAnsi="Arial" w:cs="Arial"/>
                                <w:b/>
                                <w:bCs/>
                                <w:color w:val="000000" w:themeColor="text1"/>
                                <w:sz w:val="18"/>
                                <w:szCs w:val="18"/>
                              </w:rPr>
                              <w:fldChar w:fldCharType="separate"/>
                            </w:r>
                            <w:r w:rsidRPr="004C674F">
                              <w:rPr>
                                <w:rFonts w:ascii="Arial" w:hAnsi="Arial" w:cs="Arial"/>
                                <w:b/>
                                <w:bCs/>
                                <w:noProof/>
                                <w:color w:val="000000" w:themeColor="text1"/>
                                <w:sz w:val="18"/>
                                <w:szCs w:val="18"/>
                              </w:rPr>
                              <w:t>1</w:t>
                            </w:r>
                            <w:r w:rsidRPr="004C674F">
                              <w:rPr>
                                <w:rFonts w:ascii="Arial" w:hAnsi="Arial" w:cs="Arial"/>
                                <w:b/>
                                <w:bCs/>
                                <w:noProof/>
                                <w:color w:val="000000" w:themeColor="text1"/>
                                <w:sz w:val="18"/>
                                <w:szCs w:val="18"/>
                              </w:rPr>
                              <w:fldChar w:fldCharType="end"/>
                            </w:r>
                            <w:r w:rsidRPr="004C674F">
                              <w:rPr>
                                <w:rFonts w:ascii="Arial" w:hAnsi="Arial" w:cs="Arial"/>
                                <w:b/>
                                <w:bCs/>
                                <w:noProof/>
                                <w:color w:val="000000" w:themeColor="text1"/>
                                <w:sz w:val="18"/>
                                <w:szCs w:val="18"/>
                              </w:rPr>
                              <w:t>.</w:t>
                            </w:r>
                            <w:r w:rsidRPr="004C674F">
                              <w:rPr>
                                <w:rFonts w:ascii="Arial" w:hAnsi="Arial" w:cs="Arial"/>
                                <w:noProof/>
                                <w:color w:val="000000" w:themeColor="text1"/>
                                <w:sz w:val="18"/>
                                <w:szCs w:val="18"/>
                              </w:rPr>
                              <w:t xml:space="preserve"> </w:t>
                            </w:r>
                            <w:r w:rsidRPr="005C3AEA">
                              <w:rPr>
                                <w:rStyle w:val="CommentTextChar"/>
                                <w:rFonts w:ascii="Arial" w:hAnsi="Arial" w:cs="Arial"/>
                                <w:b/>
                                <w:bCs/>
                                <w:color w:val="000000" w:themeColor="text1"/>
                                <w:sz w:val="18"/>
                                <w:szCs w:val="18"/>
                              </w:rPr>
                              <w:t>Brief Death Implicit Association Task (BDIAT) and Ecological Momentary Assessment (EMA).</w:t>
                            </w:r>
                            <w:r w:rsidRPr="004C674F">
                              <w:rPr>
                                <w:rStyle w:val="CommentTextChar"/>
                                <w:rFonts w:ascii="Arial" w:hAnsi="Arial" w:cs="Arial"/>
                                <w:color w:val="000000" w:themeColor="text1"/>
                                <w:sz w:val="18"/>
                                <w:szCs w:val="18"/>
                              </w:rPr>
                              <w:t xml:space="preserve"> </w:t>
                            </w:r>
                            <w:r w:rsidRPr="00D35AFB">
                              <w:rPr>
                                <w:rStyle w:val="CommentTextChar"/>
                                <w:rFonts w:ascii="Arial" w:hAnsi="Arial" w:cs="Arial"/>
                                <w:b/>
                                <w:bCs/>
                                <w:color w:val="000000" w:themeColor="text1"/>
                                <w:sz w:val="18"/>
                                <w:szCs w:val="18"/>
                              </w:rPr>
                              <w:t>(A)</w:t>
                            </w:r>
                            <w:r w:rsidRPr="004C674F">
                              <w:rPr>
                                <w:rFonts w:ascii="Arial" w:hAnsi="Arial" w:cs="Arial"/>
                                <w:color w:val="000000" w:themeColor="text1"/>
                                <w:sz w:val="18"/>
                                <w:szCs w:val="18"/>
                              </w:rPr>
                              <w:t xml:space="preserve"> The BDIAT consists of 360 trials partitioned into 18 blocks of 20 trials, alternating between conflict (</w:t>
                            </w:r>
                            <w:r w:rsid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 + Me</w:t>
                            </w:r>
                            <w:r w:rsid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and non-conflict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 + 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blocks. Each trial lasts approximately 2.0 s</w:t>
                            </w:r>
                            <w:r w:rsidR="00F1799F">
                              <w:rPr>
                                <w:rFonts w:ascii="Arial" w:hAnsi="Arial" w:cs="Arial"/>
                                <w:color w:val="000000" w:themeColor="text1"/>
                                <w:sz w:val="18"/>
                                <w:szCs w:val="18"/>
                              </w:rPr>
                              <w:t>ec</w:t>
                            </w:r>
                            <w:r w:rsidRPr="004C674F">
                              <w:rPr>
                                <w:rFonts w:ascii="Arial" w:hAnsi="Arial" w:cs="Arial"/>
                                <w:color w:val="000000" w:themeColor="text1"/>
                                <w:sz w:val="18"/>
                                <w:szCs w:val="18"/>
                              </w:rPr>
                              <w:t>, with a 1.0 s</w:t>
                            </w:r>
                            <w:r w:rsidR="00F1799F">
                              <w:rPr>
                                <w:rFonts w:ascii="Arial" w:hAnsi="Arial" w:cs="Arial"/>
                                <w:color w:val="000000" w:themeColor="text1"/>
                                <w:sz w:val="18"/>
                                <w:szCs w:val="18"/>
                              </w:rPr>
                              <w:t>ec</w:t>
                            </w:r>
                            <w:r w:rsidRPr="004C674F">
                              <w:rPr>
                                <w:rFonts w:ascii="Arial" w:hAnsi="Arial" w:cs="Arial"/>
                                <w:color w:val="000000" w:themeColor="text1"/>
                                <w:sz w:val="18"/>
                                <w:szCs w:val="18"/>
                              </w:rPr>
                              <w:t xml:space="preserve"> inter-trial interval, resulting in a total task duration of approximately 18 minutes. </w:t>
                            </w:r>
                            <w:r w:rsidRPr="00D35AFB">
                              <w:rPr>
                                <w:rStyle w:val="CommentTextChar"/>
                                <w:rFonts w:ascii="Arial" w:hAnsi="Arial" w:cs="Arial"/>
                                <w:b/>
                                <w:bCs/>
                                <w:color w:val="000000" w:themeColor="text1"/>
                                <w:sz w:val="18"/>
                                <w:szCs w:val="18"/>
                              </w:rPr>
                              <w:t>(B)</w:t>
                            </w:r>
                            <w:r w:rsidRPr="004C674F">
                              <w:rPr>
                                <w:rFonts w:ascii="Arial" w:hAnsi="Arial" w:cs="Arial"/>
                                <w:color w:val="000000" w:themeColor="text1"/>
                                <w:sz w:val="18"/>
                                <w:szCs w:val="18"/>
                              </w:rPr>
                              <w:t xml:space="preserve"> Example trial from a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 + 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block. The category labels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and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appear at the top of the screen and remain fixed throughout the block, while the stimulus word changes on each trial. In this example, the stimulus is the word </w:t>
                            </w:r>
                            <w:r w:rsid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w:t>
                            </w:r>
                            <w:r w:rsid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Participants indicate whether the stimulus is semantically associated with either category label by responding “match” or “no match” using designated keyboard keys. In this case, the correct response is “match.” Reaction time</w:t>
                            </w:r>
                            <w:r w:rsidR="00FB2A18" w:rsidRPr="004C674F">
                              <w:rPr>
                                <w:rFonts w:ascii="Arial" w:hAnsi="Arial" w:cs="Arial"/>
                                <w:color w:val="000000" w:themeColor="text1"/>
                                <w:sz w:val="18"/>
                                <w:szCs w:val="18"/>
                              </w:rPr>
                              <w:t xml:space="preserve"> (RT)</w:t>
                            </w:r>
                            <w:r w:rsidRPr="004C674F">
                              <w:rPr>
                                <w:rFonts w:ascii="Arial" w:hAnsi="Arial" w:cs="Arial"/>
                                <w:color w:val="000000" w:themeColor="text1"/>
                                <w:sz w:val="18"/>
                                <w:szCs w:val="18"/>
                              </w:rPr>
                              <w:t xml:space="preserve"> and response accuracy are recorded on each trial. Participants are given up to </w:t>
                            </w:r>
                            <w:r w:rsidR="00F1799F">
                              <w:rPr>
                                <w:rFonts w:ascii="Arial" w:hAnsi="Arial" w:cs="Arial"/>
                                <w:color w:val="000000" w:themeColor="text1"/>
                                <w:sz w:val="18"/>
                                <w:szCs w:val="18"/>
                              </w:rPr>
                              <w:t>2.0</w:t>
                            </w:r>
                            <w:r w:rsidRPr="004C674F">
                              <w:rPr>
                                <w:rFonts w:ascii="Arial" w:hAnsi="Arial" w:cs="Arial"/>
                                <w:color w:val="000000" w:themeColor="text1"/>
                                <w:sz w:val="18"/>
                                <w:szCs w:val="18"/>
                              </w:rPr>
                              <w:t xml:space="preserve"> s to respond before the task advances to the next trial. Stimulus words (e.g.,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I</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They</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are randomly presented across trials. </w:t>
                            </w:r>
                            <w:r w:rsidRPr="00BB7EA6">
                              <w:rPr>
                                <w:rStyle w:val="CommentTextChar"/>
                                <w:rFonts w:ascii="Arial" w:hAnsi="Arial" w:cs="Arial"/>
                                <w:b/>
                                <w:bCs/>
                                <w:color w:val="000000" w:themeColor="text1"/>
                                <w:sz w:val="18"/>
                                <w:szCs w:val="18"/>
                              </w:rPr>
                              <w:t>(C)</w:t>
                            </w:r>
                            <w:r w:rsidRPr="00BB7EA6">
                              <w:rPr>
                                <w:rFonts w:ascii="Arial" w:hAnsi="Arial" w:cs="Arial"/>
                                <w:color w:val="000000" w:themeColor="text1"/>
                                <w:sz w:val="18"/>
                                <w:szCs w:val="18"/>
                              </w:rPr>
                              <w:t xml:space="preserve"> </w:t>
                            </w:r>
                            <w:r w:rsidR="00BB7EA6" w:rsidRPr="00BB7EA6">
                              <w:rPr>
                                <w:rFonts w:ascii="Arial" w:hAnsi="Arial" w:cs="Arial"/>
                                <w:color w:val="000000" w:themeColor="text1"/>
                                <w:sz w:val="18"/>
                                <w:szCs w:val="18"/>
                              </w:rPr>
                              <w:t>EMAs, depicted here, were administered 3x/day and assessed suicidal ideation and related psychological symptoms (e.g., psychological pain).</w:t>
                            </w:r>
                            <w:r w:rsidRPr="004C674F">
                              <w:rPr>
                                <w:rFonts w:ascii="Arial" w:hAnsi="Arial" w:cs="Arial"/>
                                <w:color w:val="000000" w:themeColor="text1"/>
                                <w:sz w:val="18"/>
                                <w:szCs w:val="18"/>
                              </w:rPr>
                              <w:t xml:space="preserve"> </w:t>
                            </w:r>
                            <w:r w:rsidR="00865F12" w:rsidRPr="00D35AFB">
                              <w:rPr>
                                <w:rFonts w:ascii="Arial" w:hAnsi="Arial" w:cs="Arial"/>
                                <w:b/>
                                <w:bCs/>
                                <w:color w:val="000000" w:themeColor="text1"/>
                                <w:sz w:val="18"/>
                                <w:szCs w:val="18"/>
                              </w:rPr>
                              <w:t>(D)</w:t>
                            </w:r>
                            <w:r w:rsidR="008E3DAF" w:rsidRPr="004C674F">
                              <w:rPr>
                                <w:rFonts w:ascii="Arial" w:hAnsi="Arial" w:cs="Arial"/>
                                <w:color w:val="000000" w:themeColor="text1"/>
                                <w:sz w:val="18"/>
                                <w:szCs w:val="18"/>
                              </w:rPr>
                              <w:t xml:space="preserve"> Distribution of participants by suicidal ideation (SI) status and diagnostic group. Bars show the number of participants classified as </w:t>
                            </w:r>
                            <w:r w:rsidR="00DF3657" w:rsidRPr="00DF3657">
                              <w:rPr>
                                <w:rFonts w:ascii="Arial" w:hAnsi="Arial" w:cs="Arial"/>
                                <w:color w:val="000000" w:themeColor="text1"/>
                                <w:sz w:val="18"/>
                                <w:szCs w:val="18"/>
                              </w:rPr>
                              <w:t>with</w:t>
                            </w:r>
                            <w:r w:rsidR="00DF3657">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active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or </w:t>
                            </w:r>
                            <w:r w:rsidR="00F1799F">
                              <w:rPr>
                                <w:rFonts w:ascii="Arial" w:hAnsi="Arial" w:cs="Arial"/>
                                <w:color w:val="000000" w:themeColor="text1"/>
                                <w:sz w:val="18"/>
                                <w:szCs w:val="18"/>
                              </w:rPr>
                              <w:t xml:space="preserve">without </w:t>
                            </w:r>
                            <w:r w:rsidR="00DF3657">
                              <w:rPr>
                                <w:rFonts w:ascii="Arial" w:hAnsi="Arial" w:cs="Arial"/>
                                <w:color w:val="000000" w:themeColor="text1"/>
                                <w:sz w:val="18"/>
                                <w:szCs w:val="18"/>
                              </w:rPr>
                              <w:t>a</w:t>
                            </w:r>
                            <w:r w:rsidR="008E3DAF"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stratified by major depressive disorder (MDD) and control groups. One participant from the </w:t>
                            </w:r>
                            <w:r w:rsidR="00751413" w:rsidRPr="00751413">
                              <w:rPr>
                                <w:rFonts w:ascii="Arial" w:hAnsi="Arial" w:cs="Arial"/>
                                <w:color w:val="000000" w:themeColor="text1"/>
                                <w:sz w:val="18"/>
                                <w:szCs w:val="18"/>
                              </w:rPr>
                              <w:t>without</w:t>
                            </w:r>
                            <w:r w:rsidR="00751413">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active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group and two participants from the </w:t>
                            </w:r>
                            <w:r w:rsidR="00B04D4D">
                              <w:rPr>
                                <w:rFonts w:ascii="Arial" w:hAnsi="Arial" w:cs="Arial"/>
                                <w:color w:val="000000" w:themeColor="text1"/>
                                <w:sz w:val="18"/>
                                <w:szCs w:val="18"/>
                              </w:rPr>
                              <w:t>with</w:t>
                            </w:r>
                            <w:r w:rsidR="00F1799F">
                              <w:rPr>
                                <w:rFonts w:ascii="Arial" w:hAnsi="Arial" w:cs="Arial"/>
                                <w:color w:val="000000" w:themeColor="text1"/>
                                <w:sz w:val="18"/>
                                <w:szCs w:val="18"/>
                              </w:rPr>
                              <w:t xml:space="preserve"> </w:t>
                            </w:r>
                            <w:r w:rsidR="00996F55">
                              <w:rPr>
                                <w:rFonts w:ascii="Arial" w:hAnsi="Arial" w:cs="Arial"/>
                                <w:color w:val="000000" w:themeColor="text1"/>
                                <w:sz w:val="18"/>
                                <w:szCs w:val="18"/>
                              </w:rPr>
                              <w:t>a</w:t>
                            </w:r>
                            <w:r w:rsidR="008E3DAF"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group were excluded from the analysis due to missing </w:t>
                            </w:r>
                            <w:r w:rsidR="003F1DE0" w:rsidRPr="004C674F">
                              <w:rPr>
                                <w:rFonts w:ascii="Arial" w:hAnsi="Arial" w:cs="Arial"/>
                                <w:color w:val="000000" w:themeColor="text1"/>
                                <w:sz w:val="18"/>
                                <w:szCs w:val="18"/>
                              </w:rPr>
                              <w:t xml:space="preserve">or censored </w:t>
                            </w:r>
                            <w:r w:rsidR="008E3DAF" w:rsidRPr="004C674F">
                              <w:rPr>
                                <w:rFonts w:ascii="Arial" w:hAnsi="Arial" w:cs="Arial"/>
                                <w:color w:val="000000" w:themeColor="text1"/>
                                <w:sz w:val="18"/>
                                <w:szCs w:val="18"/>
                              </w:rPr>
                              <w:t>data.</w:t>
                            </w:r>
                            <w:r w:rsidR="003F1DE0" w:rsidRPr="004C674F">
                              <w:rPr>
                                <w:rFonts w:ascii="Arial" w:hAnsi="Arial" w:cs="Arial"/>
                                <w:color w:val="000000" w:themeColor="text1"/>
                                <w:sz w:val="18"/>
                                <w:szCs w:val="18"/>
                              </w:rPr>
                              <w:t xml:space="preserve"> A trial with very fast RT (RT &lt; 350msec) is considered missing and a trial without response (RT </w:t>
                            </w:r>
                            <w:r w:rsidR="002D2F32" w:rsidRPr="004C674F">
                              <w:rPr>
                                <w:rFonts w:ascii="Arial" w:hAnsi="Arial" w:cs="Arial"/>
                                <w:color w:val="000000" w:themeColor="text1"/>
                                <w:sz w:val="18"/>
                                <w:szCs w:val="18"/>
                              </w:rPr>
                              <w:t>&gt;</w:t>
                            </w:r>
                            <w:r w:rsidR="003F1DE0" w:rsidRPr="004C674F">
                              <w:rPr>
                                <w:rFonts w:ascii="Arial" w:hAnsi="Arial" w:cs="Arial"/>
                                <w:color w:val="000000" w:themeColor="text1"/>
                                <w:sz w:val="18"/>
                                <w:szCs w:val="18"/>
                              </w:rPr>
                              <w:t xml:space="preserve"> 2000msec) is considered </w:t>
                            </w:r>
                            <w:r w:rsidR="002D2F32" w:rsidRPr="004C674F">
                              <w:rPr>
                                <w:rFonts w:ascii="Arial" w:hAnsi="Arial" w:cs="Arial"/>
                                <w:color w:val="000000" w:themeColor="text1"/>
                                <w:sz w:val="18"/>
                                <w:szCs w:val="18"/>
                              </w:rPr>
                              <w:t>censored</w:t>
                            </w:r>
                            <w:r w:rsidR="003F1DE0" w:rsidRPr="004C674F">
                              <w:rPr>
                                <w:rFonts w:ascii="Arial" w:hAnsi="Arial" w:cs="Arial"/>
                                <w:color w:val="000000" w:themeColor="text1"/>
                                <w:sz w:val="18"/>
                                <w:szCs w:val="18"/>
                              </w:rPr>
                              <w:t xml:space="preserve">. (E) </w:t>
                            </w:r>
                            <w:r w:rsidR="00FB2A18" w:rsidRPr="004C674F">
                              <w:rPr>
                                <w:rFonts w:ascii="Arial" w:hAnsi="Arial" w:cs="Arial"/>
                                <w:color w:val="000000" w:themeColor="text1"/>
                                <w:sz w:val="18"/>
                                <w:szCs w:val="18"/>
                              </w:rPr>
                              <w:t>Representative RT profiles from low-SI and high-SI participants. Log-transformed single-trial RTs are shown in light cyan, with the filtered RT trace shown in bold blue (</w:t>
                            </w:r>
                            <w:r w:rsidR="00DA1E44" w:rsidRPr="004C674F">
                              <w:rPr>
                                <w:rFonts w:ascii="Arial" w:hAnsi="Arial" w:cs="Arial"/>
                                <w:color w:val="000000" w:themeColor="text1"/>
                                <w:sz w:val="18"/>
                                <w:szCs w:val="18"/>
                              </w:rPr>
                              <w:t xml:space="preserve">in </w:t>
                            </w:r>
                            <w:r w:rsidR="00F65A0A" w:rsidRPr="00F65A0A">
                              <w:rPr>
                                <w:rFonts w:ascii="Arial" w:hAnsi="Arial" w:cs="Arial"/>
                                <w:color w:val="000000" w:themeColor="text1"/>
                                <w:sz w:val="18"/>
                                <w:szCs w:val="18"/>
                              </w:rPr>
                              <w:t>without</w:t>
                            </w:r>
                            <w:r w:rsidR="00F65A0A">
                              <w:rPr>
                                <w:rFonts w:ascii="Arial" w:hAnsi="Arial" w:cs="Arial"/>
                                <w:color w:val="000000" w:themeColor="text1"/>
                                <w:sz w:val="18"/>
                                <w:szCs w:val="18"/>
                              </w:rPr>
                              <w:t xml:space="preserve"> </w:t>
                            </w:r>
                            <w:r w:rsidR="00BE5185" w:rsidRPr="004C674F">
                              <w:rPr>
                                <w:rFonts w:ascii="Arial" w:hAnsi="Arial" w:cs="Arial"/>
                                <w:color w:val="000000" w:themeColor="text1"/>
                                <w:sz w:val="18"/>
                                <w:szCs w:val="18"/>
                              </w:rPr>
                              <w:t>a</w:t>
                            </w:r>
                            <w:r w:rsidR="00DA1E44"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DA1E44" w:rsidRPr="004C674F">
                              <w:rPr>
                                <w:rFonts w:ascii="Arial" w:hAnsi="Arial" w:cs="Arial"/>
                                <w:color w:val="000000" w:themeColor="text1"/>
                                <w:sz w:val="18"/>
                                <w:szCs w:val="18"/>
                              </w:rPr>
                              <w:t>SI group</w:t>
                            </w:r>
                            <w:r w:rsidR="00FB2A18" w:rsidRPr="004C674F">
                              <w:rPr>
                                <w:rFonts w:ascii="Arial" w:hAnsi="Arial" w:cs="Arial"/>
                                <w:color w:val="000000" w:themeColor="text1"/>
                                <w:sz w:val="18"/>
                                <w:szCs w:val="18"/>
                              </w:rPr>
                              <w:t>) and bold red (</w:t>
                            </w:r>
                            <w:r w:rsidR="00DA1E44" w:rsidRPr="004C674F">
                              <w:rPr>
                                <w:rFonts w:ascii="Arial" w:hAnsi="Arial" w:cs="Arial"/>
                                <w:color w:val="000000" w:themeColor="text1"/>
                                <w:sz w:val="18"/>
                                <w:szCs w:val="18"/>
                              </w:rPr>
                              <w:t xml:space="preserve">in </w:t>
                            </w:r>
                            <w:r w:rsidR="00F1799F">
                              <w:rPr>
                                <w:rFonts w:ascii="Arial" w:hAnsi="Arial" w:cs="Arial"/>
                                <w:color w:val="000000" w:themeColor="text1"/>
                                <w:sz w:val="18"/>
                                <w:szCs w:val="18"/>
                              </w:rPr>
                              <w:t xml:space="preserve">with </w:t>
                            </w:r>
                            <w:r w:rsidR="00F65A0A">
                              <w:rPr>
                                <w:rFonts w:ascii="Arial" w:hAnsi="Arial" w:cs="Arial"/>
                                <w:color w:val="000000" w:themeColor="text1"/>
                                <w:sz w:val="18"/>
                                <w:szCs w:val="18"/>
                              </w:rPr>
                              <w:t>a</w:t>
                            </w:r>
                            <w:r w:rsidR="00DA1E44"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DA1E44" w:rsidRPr="004C674F">
                              <w:rPr>
                                <w:rFonts w:ascii="Arial" w:hAnsi="Arial" w:cs="Arial"/>
                                <w:color w:val="000000" w:themeColor="text1"/>
                                <w:sz w:val="18"/>
                                <w:szCs w:val="18"/>
                              </w:rPr>
                              <w:t>SI group</w:t>
                            </w:r>
                            <w:r w:rsidR="00FB2A18" w:rsidRPr="004C674F">
                              <w:rPr>
                                <w:rFonts w:ascii="Arial" w:hAnsi="Arial" w:cs="Arial"/>
                                <w:color w:val="000000" w:themeColor="text1"/>
                                <w:sz w:val="18"/>
                                <w:szCs w:val="18"/>
                              </w:rPr>
                              <w:t xml:space="preserve">). The filtering procedure imputes missing and censored data and attenuates noise arising from response jitter and motor variability. The RT patterns differ markedly between participants: the </w:t>
                            </w:r>
                            <w:r w:rsidR="00B04D4D">
                              <w:rPr>
                                <w:rFonts w:ascii="Arial" w:hAnsi="Arial" w:cs="Arial"/>
                                <w:color w:val="000000" w:themeColor="text1"/>
                                <w:sz w:val="18"/>
                                <w:szCs w:val="18"/>
                              </w:rPr>
                              <w:t>with</w:t>
                            </w:r>
                            <w:r w:rsidR="00ED56BF">
                              <w:rPr>
                                <w:rFonts w:ascii="Arial" w:hAnsi="Arial" w:cs="Arial"/>
                                <w:color w:val="000000" w:themeColor="text1"/>
                                <w:sz w:val="18"/>
                                <w:szCs w:val="18"/>
                              </w:rPr>
                              <w:t xml:space="preserve"> </w:t>
                            </w:r>
                            <w:r w:rsidR="00246C45">
                              <w:rPr>
                                <w:rFonts w:ascii="Arial" w:hAnsi="Arial" w:cs="Arial"/>
                                <w:color w:val="000000" w:themeColor="text1"/>
                                <w:sz w:val="18"/>
                                <w:szCs w:val="18"/>
                              </w:rPr>
                              <w:t>a</w:t>
                            </w:r>
                            <w:r w:rsidR="00FB2A18"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FB2A18" w:rsidRPr="004C674F">
                              <w:rPr>
                                <w:rFonts w:ascii="Arial" w:hAnsi="Arial" w:cs="Arial"/>
                                <w:color w:val="000000" w:themeColor="text1"/>
                                <w:sz w:val="18"/>
                                <w:szCs w:val="18"/>
                              </w:rPr>
                              <w:t>SI participant shows a clear modulation in RT at block transitions, consistent with altered conflict adaptation relative to the low-SI participant.</w:t>
                            </w:r>
                          </w:p>
                          <w:p w14:paraId="0E9345E6" w14:textId="5ED2EB2F" w:rsidR="00F66AA6" w:rsidRPr="00B44B95" w:rsidRDefault="00F66AA6" w:rsidP="00F66AA6">
                            <w:pPr>
                              <w:pStyle w:val="CommentText"/>
                              <w:jc w:val="center"/>
                              <w:rPr>
                                <w:rFonts w:ascii="Arial" w:hAnsi="Arial" w:cs="Arial"/>
                                <w:i/>
                                <w:iCs/>
                                <w:color w:val="EE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6C9882" id="Text Box 1" o:spid="_x0000_s1027" type="#_x0000_t202" style="position:absolute;margin-left:-.25pt;margin-top:345.5pt;width:432.2pt;height:.0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" stroked="f">
                <v:textbox style="mso-fit-shape-to-text:t" inset="0,0,0,0">
                  <w:txbxContent>
                    <w:p w14:paraId="57E530F0" w14:textId="1AA36996" w:rsidR="00865F12" w:rsidRPr="004C674F" w:rsidRDefault="00F66AA6" w:rsidP="00865F12">
                      <w:pPr>
                        <w:pStyle w:val="CommentText"/>
                        <w:jc w:val="center"/>
                        <w:rPr>
                          <w:rFonts w:ascii="Arial" w:hAnsi="Arial" w:cs="Arial"/>
                          <w:color w:val="000000" w:themeColor="text1"/>
                          <w:sz w:val="18"/>
                          <w:szCs w:val="18"/>
                        </w:rPr>
                      </w:pPr>
                      <w:r w:rsidRPr="004C674F">
                        <w:rPr>
                          <w:rFonts w:ascii="Arial" w:hAnsi="Arial" w:cs="Arial"/>
                          <w:b/>
                          <w:bCs/>
                          <w:color w:val="000000" w:themeColor="text1"/>
                          <w:sz w:val="18"/>
                          <w:szCs w:val="18"/>
                        </w:rPr>
                        <w:t xml:space="preserve">Figure </w:t>
                      </w:r>
                      <w:r w:rsidRPr="004C674F">
                        <w:rPr>
                          <w:rFonts w:ascii="Arial" w:hAnsi="Arial" w:cs="Arial"/>
                          <w:b/>
                          <w:bCs/>
                          <w:color w:val="000000" w:themeColor="text1"/>
                          <w:sz w:val="18"/>
                          <w:szCs w:val="18"/>
                        </w:rPr>
                        <w:fldChar w:fldCharType="begin"/>
                      </w:r>
                      <w:r w:rsidRPr="004C674F">
                        <w:rPr>
                          <w:rFonts w:ascii="Arial" w:hAnsi="Arial" w:cs="Arial"/>
                          <w:b/>
                          <w:bCs/>
                          <w:color w:val="000000" w:themeColor="text1"/>
                          <w:sz w:val="18"/>
                          <w:szCs w:val="18"/>
                        </w:rPr>
                        <w:instrText xml:space="preserve"> SEQ Figure \* ARABIC </w:instrText>
                      </w:r>
                      <w:r w:rsidRPr="004C674F">
                        <w:rPr>
                          <w:rFonts w:ascii="Arial" w:hAnsi="Arial" w:cs="Arial"/>
                          <w:b/>
                          <w:bCs/>
                          <w:color w:val="000000" w:themeColor="text1"/>
                          <w:sz w:val="18"/>
                          <w:szCs w:val="18"/>
                        </w:rPr>
                        <w:fldChar w:fldCharType="separate"/>
                      </w:r>
                      <w:r w:rsidRPr="004C674F">
                        <w:rPr>
                          <w:rFonts w:ascii="Arial" w:hAnsi="Arial" w:cs="Arial"/>
                          <w:b/>
                          <w:bCs/>
                          <w:noProof/>
                          <w:color w:val="000000" w:themeColor="text1"/>
                          <w:sz w:val="18"/>
                          <w:szCs w:val="18"/>
                        </w:rPr>
                        <w:t>1</w:t>
                      </w:r>
                      <w:r w:rsidRPr="004C674F">
                        <w:rPr>
                          <w:rFonts w:ascii="Arial" w:hAnsi="Arial" w:cs="Arial"/>
                          <w:b/>
                          <w:bCs/>
                          <w:noProof/>
                          <w:color w:val="000000" w:themeColor="text1"/>
                          <w:sz w:val="18"/>
                          <w:szCs w:val="18"/>
                        </w:rPr>
                        <w:fldChar w:fldCharType="end"/>
                      </w:r>
                      <w:r w:rsidRPr="004C674F">
                        <w:rPr>
                          <w:rFonts w:ascii="Arial" w:hAnsi="Arial" w:cs="Arial"/>
                          <w:b/>
                          <w:bCs/>
                          <w:noProof/>
                          <w:color w:val="000000" w:themeColor="text1"/>
                          <w:sz w:val="18"/>
                          <w:szCs w:val="18"/>
                        </w:rPr>
                        <w:t>.</w:t>
                      </w:r>
                      <w:r w:rsidRPr="004C674F">
                        <w:rPr>
                          <w:rFonts w:ascii="Arial" w:hAnsi="Arial" w:cs="Arial"/>
                          <w:noProof/>
                          <w:color w:val="000000" w:themeColor="text1"/>
                          <w:sz w:val="18"/>
                          <w:szCs w:val="18"/>
                        </w:rPr>
                        <w:t xml:space="preserve"> </w:t>
                      </w:r>
                      <w:r w:rsidRPr="005C3AEA">
                        <w:rPr>
                          <w:rStyle w:val="CommentTextChar"/>
                          <w:rFonts w:ascii="Arial" w:hAnsi="Arial" w:cs="Arial"/>
                          <w:b/>
                          <w:bCs/>
                          <w:color w:val="000000" w:themeColor="text1"/>
                          <w:sz w:val="18"/>
                          <w:szCs w:val="18"/>
                        </w:rPr>
                        <w:t>Brief Death Implicit Association Task (BDIAT) and Ecological Momentary Assessment (EMA).</w:t>
                      </w:r>
                      <w:r w:rsidRPr="004C674F">
                        <w:rPr>
                          <w:rStyle w:val="CommentTextChar"/>
                          <w:rFonts w:ascii="Arial" w:hAnsi="Arial" w:cs="Arial"/>
                          <w:color w:val="000000" w:themeColor="text1"/>
                          <w:sz w:val="18"/>
                          <w:szCs w:val="18"/>
                        </w:rPr>
                        <w:t xml:space="preserve"> </w:t>
                      </w:r>
                      <w:r w:rsidRPr="00D35AFB">
                        <w:rPr>
                          <w:rStyle w:val="CommentTextChar"/>
                          <w:rFonts w:ascii="Arial" w:hAnsi="Arial" w:cs="Arial"/>
                          <w:b/>
                          <w:bCs/>
                          <w:color w:val="000000" w:themeColor="text1"/>
                          <w:sz w:val="18"/>
                          <w:szCs w:val="18"/>
                        </w:rPr>
                        <w:t>(A)</w:t>
                      </w:r>
                      <w:r w:rsidRPr="004C674F">
                        <w:rPr>
                          <w:rFonts w:ascii="Arial" w:hAnsi="Arial" w:cs="Arial"/>
                          <w:color w:val="000000" w:themeColor="text1"/>
                          <w:sz w:val="18"/>
                          <w:szCs w:val="18"/>
                        </w:rPr>
                        <w:t xml:space="preserve"> The BDIAT consists of 360 trials partitioned into 18 blocks of 20 trials, alternating between conflict (</w:t>
                      </w:r>
                      <w:r w:rsid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 + Me</w:t>
                      </w:r>
                      <w:r w:rsid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and non-conflict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 + 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blocks. Each trial lasts approximately 2.0 s</w:t>
                      </w:r>
                      <w:r w:rsidR="00F1799F">
                        <w:rPr>
                          <w:rFonts w:ascii="Arial" w:hAnsi="Arial" w:cs="Arial"/>
                          <w:color w:val="000000" w:themeColor="text1"/>
                          <w:sz w:val="18"/>
                          <w:szCs w:val="18"/>
                        </w:rPr>
                        <w:t>ec</w:t>
                      </w:r>
                      <w:r w:rsidRPr="004C674F">
                        <w:rPr>
                          <w:rFonts w:ascii="Arial" w:hAnsi="Arial" w:cs="Arial"/>
                          <w:color w:val="000000" w:themeColor="text1"/>
                          <w:sz w:val="18"/>
                          <w:szCs w:val="18"/>
                        </w:rPr>
                        <w:t>, with a 1.0 s</w:t>
                      </w:r>
                      <w:r w:rsidR="00F1799F">
                        <w:rPr>
                          <w:rFonts w:ascii="Arial" w:hAnsi="Arial" w:cs="Arial"/>
                          <w:color w:val="000000" w:themeColor="text1"/>
                          <w:sz w:val="18"/>
                          <w:szCs w:val="18"/>
                        </w:rPr>
                        <w:t>ec</w:t>
                      </w:r>
                      <w:r w:rsidRPr="004C674F">
                        <w:rPr>
                          <w:rFonts w:ascii="Arial" w:hAnsi="Arial" w:cs="Arial"/>
                          <w:color w:val="000000" w:themeColor="text1"/>
                          <w:sz w:val="18"/>
                          <w:szCs w:val="18"/>
                        </w:rPr>
                        <w:t xml:space="preserve"> inter-trial interval, resulting in a total task duration of approximately 18 minutes. </w:t>
                      </w:r>
                      <w:r w:rsidRPr="00D35AFB">
                        <w:rPr>
                          <w:rStyle w:val="CommentTextChar"/>
                          <w:rFonts w:ascii="Arial" w:hAnsi="Arial" w:cs="Arial"/>
                          <w:b/>
                          <w:bCs/>
                          <w:color w:val="000000" w:themeColor="text1"/>
                          <w:sz w:val="18"/>
                          <w:szCs w:val="18"/>
                        </w:rPr>
                        <w:t>(B)</w:t>
                      </w:r>
                      <w:r w:rsidRPr="004C674F">
                        <w:rPr>
                          <w:rFonts w:ascii="Arial" w:hAnsi="Arial" w:cs="Arial"/>
                          <w:color w:val="000000" w:themeColor="text1"/>
                          <w:sz w:val="18"/>
                          <w:szCs w:val="18"/>
                        </w:rPr>
                        <w:t xml:space="preserve"> Example trial from a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 + 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block. The category labels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and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Me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appear at the top of the screen and remain fixed throughout the block, while the stimulus word changes on each trial. In this example, the stimulus is the word </w:t>
                      </w:r>
                      <w:r w:rsid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w:t>
                      </w:r>
                      <w:r w:rsid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Participants indicate whether the stimulus is semantically associated with either category label by responding “match” or “no match” using designated keyboard keys. In this case, the correct response is “match.” Reaction time</w:t>
                      </w:r>
                      <w:r w:rsidR="00FB2A18" w:rsidRPr="004C674F">
                        <w:rPr>
                          <w:rFonts w:ascii="Arial" w:hAnsi="Arial" w:cs="Arial"/>
                          <w:color w:val="000000" w:themeColor="text1"/>
                          <w:sz w:val="18"/>
                          <w:szCs w:val="18"/>
                        </w:rPr>
                        <w:t xml:space="preserve"> (RT)</w:t>
                      </w:r>
                      <w:r w:rsidRPr="004C674F">
                        <w:rPr>
                          <w:rFonts w:ascii="Arial" w:hAnsi="Arial" w:cs="Arial"/>
                          <w:color w:val="000000" w:themeColor="text1"/>
                          <w:sz w:val="18"/>
                          <w:szCs w:val="18"/>
                        </w:rPr>
                        <w:t xml:space="preserve"> and response accuracy are recorded on each trial. Participants are given up to </w:t>
                      </w:r>
                      <w:r w:rsidR="00F1799F">
                        <w:rPr>
                          <w:rFonts w:ascii="Arial" w:hAnsi="Arial" w:cs="Arial"/>
                          <w:color w:val="000000" w:themeColor="text1"/>
                          <w:sz w:val="18"/>
                          <w:szCs w:val="18"/>
                        </w:rPr>
                        <w:t>2.0</w:t>
                      </w:r>
                      <w:r w:rsidRPr="004C674F">
                        <w:rPr>
                          <w:rFonts w:ascii="Arial" w:hAnsi="Arial" w:cs="Arial"/>
                          <w:color w:val="000000" w:themeColor="text1"/>
                          <w:sz w:val="18"/>
                          <w:szCs w:val="18"/>
                        </w:rPr>
                        <w:t xml:space="preserve"> s to respond before the task advances to the next trial. Stimulus words (e.g.,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I</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They</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Death</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w:t>
                      </w:r>
                      <w:r w:rsidR="004C674F" w:rsidRPr="004C674F">
                        <w:rPr>
                          <w:rFonts w:ascii="Arial" w:hAnsi="Arial" w:cs="Arial"/>
                          <w:color w:val="000000" w:themeColor="text1"/>
                          <w:sz w:val="18"/>
                          <w:szCs w:val="18"/>
                        </w:rPr>
                        <w:t>“</w:t>
                      </w:r>
                      <w:r w:rsidRPr="004C674F">
                        <w:rPr>
                          <w:rStyle w:val="CommentReference"/>
                          <w:rFonts w:ascii="Arial" w:hAnsi="Arial" w:cs="Arial"/>
                          <w:color w:val="000000" w:themeColor="text1"/>
                          <w:sz w:val="18"/>
                          <w:szCs w:val="18"/>
                        </w:rPr>
                        <w:t>Life</w:t>
                      </w:r>
                      <w:r w:rsidR="004C674F" w:rsidRPr="004C674F">
                        <w:rPr>
                          <w:rStyle w:val="CommentReference"/>
                          <w:rFonts w:ascii="Arial" w:hAnsi="Arial" w:cs="Arial"/>
                          <w:color w:val="000000" w:themeColor="text1"/>
                          <w:sz w:val="18"/>
                          <w:szCs w:val="18"/>
                        </w:rPr>
                        <w:t>”</w:t>
                      </w:r>
                      <w:r w:rsidRPr="004C674F">
                        <w:rPr>
                          <w:rFonts w:ascii="Arial" w:hAnsi="Arial" w:cs="Arial"/>
                          <w:color w:val="000000" w:themeColor="text1"/>
                          <w:sz w:val="18"/>
                          <w:szCs w:val="18"/>
                        </w:rPr>
                        <w:t xml:space="preserve">) are randomly presented across trials. </w:t>
                      </w:r>
                      <w:r w:rsidRPr="00BB7EA6">
                        <w:rPr>
                          <w:rStyle w:val="CommentTextChar"/>
                          <w:rFonts w:ascii="Arial" w:hAnsi="Arial" w:cs="Arial"/>
                          <w:b/>
                          <w:bCs/>
                          <w:color w:val="000000" w:themeColor="text1"/>
                          <w:sz w:val="18"/>
                          <w:szCs w:val="18"/>
                        </w:rPr>
                        <w:t>(C)</w:t>
                      </w:r>
                      <w:r w:rsidRPr="00BB7EA6">
                        <w:rPr>
                          <w:rFonts w:ascii="Arial" w:hAnsi="Arial" w:cs="Arial"/>
                          <w:color w:val="000000" w:themeColor="text1"/>
                          <w:sz w:val="18"/>
                          <w:szCs w:val="18"/>
                        </w:rPr>
                        <w:t xml:space="preserve"> </w:t>
                      </w:r>
                      <w:r w:rsidR="00BB7EA6" w:rsidRPr="00BB7EA6">
                        <w:rPr>
                          <w:rFonts w:ascii="Arial" w:hAnsi="Arial" w:cs="Arial"/>
                          <w:color w:val="000000" w:themeColor="text1"/>
                          <w:sz w:val="18"/>
                          <w:szCs w:val="18"/>
                        </w:rPr>
                        <w:t>EMAs, depicted here, were administered 3x/day and assessed suicidal ideation and related psychological symptoms (e.g., psychological pain).</w:t>
                      </w:r>
                      <w:r w:rsidRPr="004C674F">
                        <w:rPr>
                          <w:rFonts w:ascii="Arial" w:hAnsi="Arial" w:cs="Arial"/>
                          <w:color w:val="000000" w:themeColor="text1"/>
                          <w:sz w:val="18"/>
                          <w:szCs w:val="18"/>
                        </w:rPr>
                        <w:t xml:space="preserve"> </w:t>
                      </w:r>
                      <w:r w:rsidR="00865F12" w:rsidRPr="00D35AFB">
                        <w:rPr>
                          <w:rFonts w:ascii="Arial" w:hAnsi="Arial" w:cs="Arial"/>
                          <w:b/>
                          <w:bCs/>
                          <w:color w:val="000000" w:themeColor="text1"/>
                          <w:sz w:val="18"/>
                          <w:szCs w:val="18"/>
                        </w:rPr>
                        <w:t>(D)</w:t>
                      </w:r>
                      <w:r w:rsidR="008E3DAF" w:rsidRPr="004C674F">
                        <w:rPr>
                          <w:rFonts w:ascii="Arial" w:hAnsi="Arial" w:cs="Arial"/>
                          <w:color w:val="000000" w:themeColor="text1"/>
                          <w:sz w:val="18"/>
                          <w:szCs w:val="18"/>
                        </w:rPr>
                        <w:t xml:space="preserve"> Distribution of participants by suicidal ideation (SI) status and diagnostic group. Bars show the number of participants classified as </w:t>
                      </w:r>
                      <w:r w:rsidR="00DF3657" w:rsidRPr="00DF3657">
                        <w:rPr>
                          <w:rFonts w:ascii="Arial" w:hAnsi="Arial" w:cs="Arial"/>
                          <w:color w:val="000000" w:themeColor="text1"/>
                          <w:sz w:val="18"/>
                          <w:szCs w:val="18"/>
                        </w:rPr>
                        <w:t>with</w:t>
                      </w:r>
                      <w:r w:rsidR="00DF3657">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active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or </w:t>
                      </w:r>
                      <w:r w:rsidR="00F1799F">
                        <w:rPr>
                          <w:rFonts w:ascii="Arial" w:hAnsi="Arial" w:cs="Arial"/>
                          <w:color w:val="000000" w:themeColor="text1"/>
                          <w:sz w:val="18"/>
                          <w:szCs w:val="18"/>
                        </w:rPr>
                        <w:t xml:space="preserve">without </w:t>
                      </w:r>
                      <w:r w:rsidR="00DF3657">
                        <w:rPr>
                          <w:rFonts w:ascii="Arial" w:hAnsi="Arial" w:cs="Arial"/>
                          <w:color w:val="000000" w:themeColor="text1"/>
                          <w:sz w:val="18"/>
                          <w:szCs w:val="18"/>
                        </w:rPr>
                        <w:t>a</w:t>
                      </w:r>
                      <w:r w:rsidR="008E3DAF"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stratified by major depressive disorder (MDD) and control groups. One participant from the </w:t>
                      </w:r>
                      <w:r w:rsidR="00751413" w:rsidRPr="00751413">
                        <w:rPr>
                          <w:rFonts w:ascii="Arial" w:hAnsi="Arial" w:cs="Arial"/>
                          <w:color w:val="000000" w:themeColor="text1"/>
                          <w:sz w:val="18"/>
                          <w:szCs w:val="18"/>
                        </w:rPr>
                        <w:t>without</w:t>
                      </w:r>
                      <w:r w:rsidR="00751413">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active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group and two participants from the </w:t>
                      </w:r>
                      <w:r w:rsidR="00B04D4D">
                        <w:rPr>
                          <w:rFonts w:ascii="Arial" w:hAnsi="Arial" w:cs="Arial"/>
                          <w:color w:val="000000" w:themeColor="text1"/>
                          <w:sz w:val="18"/>
                          <w:szCs w:val="18"/>
                        </w:rPr>
                        <w:t>with</w:t>
                      </w:r>
                      <w:r w:rsidR="00F1799F">
                        <w:rPr>
                          <w:rFonts w:ascii="Arial" w:hAnsi="Arial" w:cs="Arial"/>
                          <w:color w:val="000000" w:themeColor="text1"/>
                          <w:sz w:val="18"/>
                          <w:szCs w:val="18"/>
                        </w:rPr>
                        <w:t xml:space="preserve"> </w:t>
                      </w:r>
                      <w:r w:rsidR="00996F55">
                        <w:rPr>
                          <w:rFonts w:ascii="Arial" w:hAnsi="Arial" w:cs="Arial"/>
                          <w:color w:val="000000" w:themeColor="text1"/>
                          <w:sz w:val="18"/>
                          <w:szCs w:val="18"/>
                        </w:rPr>
                        <w:t>a</w:t>
                      </w:r>
                      <w:r w:rsidR="008E3DAF"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8E3DAF" w:rsidRPr="004C674F">
                        <w:rPr>
                          <w:rFonts w:ascii="Arial" w:hAnsi="Arial" w:cs="Arial"/>
                          <w:color w:val="000000" w:themeColor="text1"/>
                          <w:sz w:val="18"/>
                          <w:szCs w:val="18"/>
                        </w:rPr>
                        <w:t xml:space="preserve">SI group were excluded from the analysis due to missing </w:t>
                      </w:r>
                      <w:r w:rsidR="003F1DE0" w:rsidRPr="004C674F">
                        <w:rPr>
                          <w:rFonts w:ascii="Arial" w:hAnsi="Arial" w:cs="Arial"/>
                          <w:color w:val="000000" w:themeColor="text1"/>
                          <w:sz w:val="18"/>
                          <w:szCs w:val="18"/>
                        </w:rPr>
                        <w:t xml:space="preserve">or censored </w:t>
                      </w:r>
                      <w:r w:rsidR="008E3DAF" w:rsidRPr="004C674F">
                        <w:rPr>
                          <w:rFonts w:ascii="Arial" w:hAnsi="Arial" w:cs="Arial"/>
                          <w:color w:val="000000" w:themeColor="text1"/>
                          <w:sz w:val="18"/>
                          <w:szCs w:val="18"/>
                        </w:rPr>
                        <w:t>data.</w:t>
                      </w:r>
                      <w:r w:rsidR="003F1DE0" w:rsidRPr="004C674F">
                        <w:rPr>
                          <w:rFonts w:ascii="Arial" w:hAnsi="Arial" w:cs="Arial"/>
                          <w:color w:val="000000" w:themeColor="text1"/>
                          <w:sz w:val="18"/>
                          <w:szCs w:val="18"/>
                        </w:rPr>
                        <w:t xml:space="preserve"> A trial with very fast RT (RT &lt; 350msec) is considered missing and a trial without response (RT </w:t>
                      </w:r>
                      <w:r w:rsidR="002D2F32" w:rsidRPr="004C674F">
                        <w:rPr>
                          <w:rFonts w:ascii="Arial" w:hAnsi="Arial" w:cs="Arial"/>
                          <w:color w:val="000000" w:themeColor="text1"/>
                          <w:sz w:val="18"/>
                          <w:szCs w:val="18"/>
                        </w:rPr>
                        <w:t>&gt;</w:t>
                      </w:r>
                      <w:r w:rsidR="003F1DE0" w:rsidRPr="004C674F">
                        <w:rPr>
                          <w:rFonts w:ascii="Arial" w:hAnsi="Arial" w:cs="Arial"/>
                          <w:color w:val="000000" w:themeColor="text1"/>
                          <w:sz w:val="18"/>
                          <w:szCs w:val="18"/>
                        </w:rPr>
                        <w:t xml:space="preserve"> 2000msec) is considered </w:t>
                      </w:r>
                      <w:r w:rsidR="002D2F32" w:rsidRPr="004C674F">
                        <w:rPr>
                          <w:rFonts w:ascii="Arial" w:hAnsi="Arial" w:cs="Arial"/>
                          <w:color w:val="000000" w:themeColor="text1"/>
                          <w:sz w:val="18"/>
                          <w:szCs w:val="18"/>
                        </w:rPr>
                        <w:t>censored</w:t>
                      </w:r>
                      <w:r w:rsidR="003F1DE0" w:rsidRPr="004C674F">
                        <w:rPr>
                          <w:rFonts w:ascii="Arial" w:hAnsi="Arial" w:cs="Arial"/>
                          <w:color w:val="000000" w:themeColor="text1"/>
                          <w:sz w:val="18"/>
                          <w:szCs w:val="18"/>
                        </w:rPr>
                        <w:t xml:space="preserve">. (E) </w:t>
                      </w:r>
                      <w:r w:rsidR="00FB2A18" w:rsidRPr="004C674F">
                        <w:rPr>
                          <w:rFonts w:ascii="Arial" w:hAnsi="Arial" w:cs="Arial"/>
                          <w:color w:val="000000" w:themeColor="text1"/>
                          <w:sz w:val="18"/>
                          <w:szCs w:val="18"/>
                        </w:rPr>
                        <w:t>Representative RT profiles from low-SI and high-SI participants. Log-transformed single-trial RTs are shown in light cyan, with the filtered RT trace shown in bold blue (</w:t>
                      </w:r>
                      <w:r w:rsidR="00DA1E44" w:rsidRPr="004C674F">
                        <w:rPr>
                          <w:rFonts w:ascii="Arial" w:hAnsi="Arial" w:cs="Arial"/>
                          <w:color w:val="000000" w:themeColor="text1"/>
                          <w:sz w:val="18"/>
                          <w:szCs w:val="18"/>
                        </w:rPr>
                        <w:t xml:space="preserve">in </w:t>
                      </w:r>
                      <w:r w:rsidR="00F65A0A" w:rsidRPr="00F65A0A">
                        <w:rPr>
                          <w:rFonts w:ascii="Arial" w:hAnsi="Arial" w:cs="Arial"/>
                          <w:color w:val="000000" w:themeColor="text1"/>
                          <w:sz w:val="18"/>
                          <w:szCs w:val="18"/>
                        </w:rPr>
                        <w:t>without</w:t>
                      </w:r>
                      <w:r w:rsidR="00F65A0A">
                        <w:rPr>
                          <w:rFonts w:ascii="Arial" w:hAnsi="Arial" w:cs="Arial"/>
                          <w:color w:val="000000" w:themeColor="text1"/>
                          <w:sz w:val="18"/>
                          <w:szCs w:val="18"/>
                        </w:rPr>
                        <w:t xml:space="preserve"> </w:t>
                      </w:r>
                      <w:r w:rsidR="00BE5185" w:rsidRPr="004C674F">
                        <w:rPr>
                          <w:rFonts w:ascii="Arial" w:hAnsi="Arial" w:cs="Arial"/>
                          <w:color w:val="000000" w:themeColor="text1"/>
                          <w:sz w:val="18"/>
                          <w:szCs w:val="18"/>
                        </w:rPr>
                        <w:t>a</w:t>
                      </w:r>
                      <w:r w:rsidR="00DA1E44"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DA1E44" w:rsidRPr="004C674F">
                        <w:rPr>
                          <w:rFonts w:ascii="Arial" w:hAnsi="Arial" w:cs="Arial"/>
                          <w:color w:val="000000" w:themeColor="text1"/>
                          <w:sz w:val="18"/>
                          <w:szCs w:val="18"/>
                        </w:rPr>
                        <w:t>SI group</w:t>
                      </w:r>
                      <w:r w:rsidR="00FB2A18" w:rsidRPr="004C674F">
                        <w:rPr>
                          <w:rFonts w:ascii="Arial" w:hAnsi="Arial" w:cs="Arial"/>
                          <w:color w:val="000000" w:themeColor="text1"/>
                          <w:sz w:val="18"/>
                          <w:szCs w:val="18"/>
                        </w:rPr>
                        <w:t>) and bold red (</w:t>
                      </w:r>
                      <w:r w:rsidR="00DA1E44" w:rsidRPr="004C674F">
                        <w:rPr>
                          <w:rFonts w:ascii="Arial" w:hAnsi="Arial" w:cs="Arial"/>
                          <w:color w:val="000000" w:themeColor="text1"/>
                          <w:sz w:val="18"/>
                          <w:szCs w:val="18"/>
                        </w:rPr>
                        <w:t xml:space="preserve">in </w:t>
                      </w:r>
                      <w:r w:rsidR="00F1799F">
                        <w:rPr>
                          <w:rFonts w:ascii="Arial" w:hAnsi="Arial" w:cs="Arial"/>
                          <w:color w:val="000000" w:themeColor="text1"/>
                          <w:sz w:val="18"/>
                          <w:szCs w:val="18"/>
                        </w:rPr>
                        <w:t xml:space="preserve">with </w:t>
                      </w:r>
                      <w:r w:rsidR="00F65A0A">
                        <w:rPr>
                          <w:rFonts w:ascii="Arial" w:hAnsi="Arial" w:cs="Arial"/>
                          <w:color w:val="000000" w:themeColor="text1"/>
                          <w:sz w:val="18"/>
                          <w:szCs w:val="18"/>
                        </w:rPr>
                        <w:t>a</w:t>
                      </w:r>
                      <w:r w:rsidR="00DA1E44"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DA1E44" w:rsidRPr="004C674F">
                        <w:rPr>
                          <w:rFonts w:ascii="Arial" w:hAnsi="Arial" w:cs="Arial"/>
                          <w:color w:val="000000" w:themeColor="text1"/>
                          <w:sz w:val="18"/>
                          <w:szCs w:val="18"/>
                        </w:rPr>
                        <w:t>SI group</w:t>
                      </w:r>
                      <w:r w:rsidR="00FB2A18" w:rsidRPr="004C674F">
                        <w:rPr>
                          <w:rFonts w:ascii="Arial" w:hAnsi="Arial" w:cs="Arial"/>
                          <w:color w:val="000000" w:themeColor="text1"/>
                          <w:sz w:val="18"/>
                          <w:szCs w:val="18"/>
                        </w:rPr>
                        <w:t xml:space="preserve">). The filtering procedure imputes missing and censored data and attenuates noise arising from response jitter and motor variability. The RT patterns differ markedly between participants: the </w:t>
                      </w:r>
                      <w:r w:rsidR="00B04D4D">
                        <w:rPr>
                          <w:rFonts w:ascii="Arial" w:hAnsi="Arial" w:cs="Arial"/>
                          <w:color w:val="000000" w:themeColor="text1"/>
                          <w:sz w:val="18"/>
                          <w:szCs w:val="18"/>
                        </w:rPr>
                        <w:t>with</w:t>
                      </w:r>
                      <w:r w:rsidR="00ED56BF">
                        <w:rPr>
                          <w:rFonts w:ascii="Arial" w:hAnsi="Arial" w:cs="Arial"/>
                          <w:color w:val="000000" w:themeColor="text1"/>
                          <w:sz w:val="18"/>
                          <w:szCs w:val="18"/>
                        </w:rPr>
                        <w:t xml:space="preserve"> </w:t>
                      </w:r>
                      <w:r w:rsidR="00246C45">
                        <w:rPr>
                          <w:rFonts w:ascii="Arial" w:hAnsi="Arial" w:cs="Arial"/>
                          <w:color w:val="000000" w:themeColor="text1"/>
                          <w:sz w:val="18"/>
                          <w:szCs w:val="18"/>
                        </w:rPr>
                        <w:t>a</w:t>
                      </w:r>
                      <w:r w:rsidR="00FB2A18" w:rsidRPr="004C674F">
                        <w:rPr>
                          <w:rFonts w:ascii="Arial" w:hAnsi="Arial" w:cs="Arial"/>
                          <w:color w:val="000000" w:themeColor="text1"/>
                          <w:sz w:val="18"/>
                          <w:szCs w:val="18"/>
                        </w:rPr>
                        <w:t>ctive</w:t>
                      </w:r>
                      <w:r w:rsidR="00880C1C" w:rsidRPr="004C674F">
                        <w:rPr>
                          <w:rFonts w:ascii="Arial" w:hAnsi="Arial" w:cs="Arial"/>
                          <w:color w:val="000000" w:themeColor="text1"/>
                          <w:sz w:val="18"/>
                          <w:szCs w:val="18"/>
                        </w:rPr>
                        <w:t xml:space="preserve"> </w:t>
                      </w:r>
                      <w:r w:rsidR="00FB2A18" w:rsidRPr="004C674F">
                        <w:rPr>
                          <w:rFonts w:ascii="Arial" w:hAnsi="Arial" w:cs="Arial"/>
                          <w:color w:val="000000" w:themeColor="text1"/>
                          <w:sz w:val="18"/>
                          <w:szCs w:val="18"/>
                        </w:rPr>
                        <w:t>SI participant shows a clear modulation in RT at block transitions, consistent with altered conflict adaptation relative to the low-SI participant.</w:t>
                      </w:r>
                    </w:p>
                    <w:p w14:paraId="0E9345E6" w14:textId="5ED2EB2F" w:rsidR="00F66AA6" w:rsidRPr="00B44B95" w:rsidRDefault="00F66AA6" w:rsidP="00F66AA6">
                      <w:pPr>
                        <w:pStyle w:val="CommentText"/>
                        <w:jc w:val="center"/>
                        <w:rPr>
                          <w:rFonts w:ascii="Arial" w:hAnsi="Arial" w:cs="Arial"/>
                          <w:i/>
                          <w:iCs/>
                          <w:color w:val="EE0000"/>
                        </w:rPr>
                      </w:pPr>
                    </w:p>
                  </w:txbxContent>
                </v:textbox>
                <w10:wrap type="topAndBottom"/>
              </v:shape>
            </w:pict>
          </mc:Fallback>
        </mc:AlternateContent>
      </w:r>
      <w:r w:rsidR="007C335F" w:rsidRPr="00F66AA6">
        <w:rPr>
          <w:rFonts w:ascii="Arial" w:hAnsi="Arial" w:cs="Arial"/>
          <w:noProof/>
          <w:color w:val="000000"/>
          <w:sz w:val="20"/>
          <w:szCs w:val="20"/>
        </w:rPr>
        <mc:AlternateContent>
          <mc:Choice Requires="wps">
            <w:drawing>
              <wp:anchor distT="0" distB="0" distL="114300" distR="114300" simplePos="0" relativeHeight="251831296" behindDoc="0" locked="0" layoutInCell="1" allowOverlap="1" wp14:anchorId="3F1C2300" wp14:editId="3470C85E">
                <wp:simplePos x="0" y="0"/>
                <wp:positionH relativeFrom="column">
                  <wp:posOffset>2742565</wp:posOffset>
                </wp:positionH>
                <wp:positionV relativeFrom="paragraph">
                  <wp:posOffset>2473325</wp:posOffset>
                </wp:positionV>
                <wp:extent cx="263525" cy="274955"/>
                <wp:effectExtent l="0" t="0" r="3175" b="0"/>
                <wp:wrapNone/>
                <wp:docPr id="593722013"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66819853" w14:textId="6E78ABD0" w:rsidR="001C71F7" w:rsidRPr="00321AB9" w:rsidRDefault="001C71F7" w:rsidP="001C71F7">
                            <w:pPr>
                              <w:rPr>
                                <w:b/>
                                <w:bCs/>
                              </w:rPr>
                            </w:pPr>
                            <w:r>
                              <w:rPr>
                                <w:b/>
                                <w:bCs/>
                              </w:rPr>
                              <w:t>E</w:t>
                            </w:r>
                            <w:r>
                              <w:rPr>
                                <w:noProof/>
                              </w:rPr>
                              <w:drawing>
                                <wp:inline distT="0" distB="0" distL="0" distR="0" wp14:anchorId="14BD98B3" wp14:editId="4897B7C2">
                                  <wp:extent cx="74295" cy="85090"/>
                                  <wp:effectExtent l="0" t="0" r="1905"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1C2300" id="_x0000_s1028" type="#_x0000_t202" style="position:absolute;margin-left:215.95pt;margin-top:194.75pt;width:20.75pt;height:21.6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" fillcolor="white [3201]" stroked="f" strokeweight=".5pt">
                <v:textbox>
                  <w:txbxContent>
                    <w:p w14:paraId="66819853" w14:textId="6E78ABD0" w:rsidR="001C71F7" w:rsidRPr="00321AB9" w:rsidRDefault="001C71F7" w:rsidP="001C71F7">
                      <w:pPr>
                        <w:rPr>
                          <w:b/>
                          <w:bCs/>
                        </w:rPr>
                      </w:pPr>
                      <w:r>
                        <w:rPr>
                          <w:b/>
                          <w:bCs/>
                        </w:rPr>
                        <w:t>E</w:t>
                      </w:r>
                      <w:r>
                        <w:rPr>
                          <w:noProof/>
                        </w:rPr>
                        <w:drawing>
                          <wp:inline distT="0" distB="0" distL="0" distR="0" wp14:anchorId="14BD98B3" wp14:editId="4897B7C2">
                            <wp:extent cx="74295" cy="85090"/>
                            <wp:effectExtent l="0" t="0" r="1905"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7C335F" w:rsidRPr="00865F12">
        <w:rPr>
          <w:rFonts w:ascii="Arial" w:hAnsi="Arial" w:cs="Arial"/>
          <w:noProof/>
          <w:color w:val="000000"/>
          <w:sz w:val="20"/>
          <w:szCs w:val="20"/>
        </w:rPr>
        <w:drawing>
          <wp:anchor distT="0" distB="0" distL="114300" distR="114300" simplePos="0" relativeHeight="251744256" behindDoc="1" locked="0" layoutInCell="1" allowOverlap="1" wp14:anchorId="52932DB9" wp14:editId="65C38BB2">
            <wp:simplePos x="0" y="0"/>
            <wp:positionH relativeFrom="margin">
              <wp:posOffset>2981960</wp:posOffset>
            </wp:positionH>
            <wp:positionV relativeFrom="paragraph">
              <wp:posOffset>3393440</wp:posOffset>
            </wp:positionV>
            <wp:extent cx="2354580" cy="946150"/>
            <wp:effectExtent l="0" t="0" r="762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35458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35F" w:rsidRPr="00865F12">
        <w:rPr>
          <w:rFonts w:ascii="Arial" w:hAnsi="Arial" w:cs="Arial"/>
          <w:noProof/>
          <w:color w:val="000000"/>
          <w:sz w:val="20"/>
          <w:szCs w:val="20"/>
        </w:rPr>
        <w:drawing>
          <wp:anchor distT="0" distB="0" distL="114300" distR="114300" simplePos="0" relativeHeight="251743232" behindDoc="1" locked="0" layoutInCell="1" allowOverlap="1" wp14:anchorId="08CED2BC" wp14:editId="19D32BCB">
            <wp:simplePos x="0" y="0"/>
            <wp:positionH relativeFrom="margin">
              <wp:posOffset>3007781</wp:posOffset>
            </wp:positionH>
            <wp:positionV relativeFrom="paragraph">
              <wp:posOffset>2472690</wp:posOffset>
            </wp:positionV>
            <wp:extent cx="2302510" cy="92075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302510" cy="92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C335F" w:rsidRPr="00F66AA6">
        <w:rPr>
          <w:rFonts w:ascii="Arial" w:hAnsi="Arial" w:cs="Arial"/>
          <w:noProof/>
          <w:color w:val="000000"/>
          <w:sz w:val="20"/>
          <w:szCs w:val="20"/>
        </w:rPr>
        <mc:AlternateContent>
          <mc:Choice Requires="wps">
            <w:drawing>
              <wp:anchor distT="0" distB="0" distL="114300" distR="114300" simplePos="0" relativeHeight="251827200" behindDoc="0" locked="0" layoutInCell="1" allowOverlap="1" wp14:anchorId="2E07ABC9" wp14:editId="49647E2D">
                <wp:simplePos x="0" y="0"/>
                <wp:positionH relativeFrom="column">
                  <wp:posOffset>181107</wp:posOffset>
                </wp:positionH>
                <wp:positionV relativeFrom="paragraph">
                  <wp:posOffset>2473325</wp:posOffset>
                </wp:positionV>
                <wp:extent cx="263525" cy="274955"/>
                <wp:effectExtent l="0" t="0" r="3175" b="0"/>
                <wp:wrapNone/>
                <wp:docPr id="52"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567D3E0C" w14:textId="2C86F10A" w:rsidR="00B22DFD" w:rsidRPr="00321AB9" w:rsidRDefault="001C71F7" w:rsidP="00B22DFD">
                            <w:pPr>
                              <w:rPr>
                                <w:b/>
                                <w:bCs/>
                              </w:rPr>
                            </w:pPr>
                            <w:r>
                              <w:rPr>
                                <w:b/>
                                <w:bCs/>
                              </w:rPr>
                              <w:t>D</w:t>
                            </w:r>
                            <w:r w:rsidR="00B22DFD">
                              <w:rPr>
                                <w:noProof/>
                              </w:rPr>
                              <w:drawing>
                                <wp:inline distT="0" distB="0" distL="0" distR="0" wp14:anchorId="1DC23C29" wp14:editId="3F8AB6A7">
                                  <wp:extent cx="74295" cy="85090"/>
                                  <wp:effectExtent l="0" t="0" r="190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07ABC9" id="_x0000_s1029" type="#_x0000_t202" style="position:absolute;margin-left:14.25pt;margin-top:194.75pt;width:20.75pt;height:21.6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" fillcolor="white [3201]" stroked="f" strokeweight=".5pt">
                <v:textbox>
                  <w:txbxContent>
                    <w:p w14:paraId="567D3E0C" w14:textId="2C86F10A" w:rsidR="00B22DFD" w:rsidRPr="00321AB9" w:rsidRDefault="001C71F7" w:rsidP="00B22DFD">
                      <w:pPr>
                        <w:rPr>
                          <w:b/>
                          <w:bCs/>
                        </w:rPr>
                      </w:pPr>
                      <w:r>
                        <w:rPr>
                          <w:b/>
                          <w:bCs/>
                        </w:rPr>
                        <w:t>D</w:t>
                      </w:r>
                      <w:r w:rsidR="00B22DFD">
                        <w:rPr>
                          <w:noProof/>
                        </w:rPr>
                        <w:drawing>
                          <wp:inline distT="0" distB="0" distL="0" distR="0" wp14:anchorId="1DC23C29" wp14:editId="3F8AB6A7">
                            <wp:extent cx="74295" cy="85090"/>
                            <wp:effectExtent l="0" t="0" r="190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1C71F7" w:rsidRPr="00F66AA6">
        <w:rPr>
          <w:rFonts w:ascii="Arial" w:hAnsi="Arial" w:cs="Arial"/>
          <w:noProof/>
          <w:color w:val="000000"/>
          <w:sz w:val="20"/>
          <w:szCs w:val="20"/>
        </w:rPr>
        <mc:AlternateContent>
          <mc:Choice Requires="wps">
            <w:drawing>
              <wp:anchor distT="0" distB="0" distL="114300" distR="114300" simplePos="0" relativeHeight="251739136" behindDoc="0" locked="0" layoutInCell="1" allowOverlap="1" wp14:anchorId="495AD007" wp14:editId="06CCCCB2">
                <wp:simplePos x="0" y="0"/>
                <wp:positionH relativeFrom="column">
                  <wp:posOffset>3887858</wp:posOffset>
                </wp:positionH>
                <wp:positionV relativeFrom="paragraph">
                  <wp:posOffset>142875</wp:posOffset>
                </wp:positionV>
                <wp:extent cx="263525" cy="274955"/>
                <wp:effectExtent l="0" t="0" r="3175" b="0"/>
                <wp:wrapNone/>
                <wp:docPr id="837028063"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40ECE566" w14:textId="77777777" w:rsidR="00F66AA6" w:rsidRPr="00321AB9" w:rsidRDefault="00F66AA6" w:rsidP="00F66AA6">
                            <w:pPr>
                              <w:rPr>
                                <w:b/>
                                <w:bCs/>
                              </w:rPr>
                            </w:pPr>
                            <w:r>
                              <w:rPr>
                                <w:b/>
                                <w:bCs/>
                              </w:rPr>
                              <w:t>B</w:t>
                            </w:r>
                            <w:r>
                              <w:rPr>
                                <w:noProof/>
                              </w:rPr>
                              <w:drawing>
                                <wp:inline distT="0" distB="0" distL="0" distR="0" wp14:anchorId="5B294967" wp14:editId="59F1DBF8">
                                  <wp:extent cx="74295" cy="85090"/>
                                  <wp:effectExtent l="0" t="0" r="190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5AD007" id="_x0000_s1030" type="#_x0000_t202" style="position:absolute;margin-left:306.15pt;margin-top:11.25pt;width:20.75pt;height:21.6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" fillcolor="white [3201]" stroked="f" strokeweight=".5pt">
                <v:textbox>
                  <w:txbxContent>
                    <w:p w14:paraId="40ECE566" w14:textId="77777777" w:rsidR="00F66AA6" w:rsidRPr="00321AB9" w:rsidRDefault="00F66AA6" w:rsidP="00F66AA6">
                      <w:pPr>
                        <w:rPr>
                          <w:b/>
                          <w:bCs/>
                        </w:rPr>
                      </w:pPr>
                      <w:r>
                        <w:rPr>
                          <w:b/>
                          <w:bCs/>
                        </w:rPr>
                        <w:t>B</w:t>
                      </w:r>
                      <w:r>
                        <w:rPr>
                          <w:noProof/>
                        </w:rPr>
                        <w:drawing>
                          <wp:inline distT="0" distB="0" distL="0" distR="0" wp14:anchorId="5B294967" wp14:editId="59F1DBF8">
                            <wp:extent cx="74295" cy="85090"/>
                            <wp:effectExtent l="0" t="0" r="190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1C71F7" w:rsidRPr="00F66AA6">
        <w:rPr>
          <w:rFonts w:ascii="Arial" w:hAnsi="Arial" w:cs="Arial"/>
          <w:noProof/>
          <w:color w:val="000000"/>
          <w:sz w:val="20"/>
          <w:szCs w:val="20"/>
        </w:rPr>
        <w:drawing>
          <wp:anchor distT="0" distB="0" distL="114300" distR="114300" simplePos="0" relativeHeight="251731968" behindDoc="0" locked="0" layoutInCell="1" allowOverlap="1" wp14:anchorId="7B89EAAF" wp14:editId="79D57ADD">
            <wp:simplePos x="0" y="0"/>
            <wp:positionH relativeFrom="column">
              <wp:posOffset>4075422</wp:posOffset>
            </wp:positionH>
            <wp:positionV relativeFrom="paragraph">
              <wp:posOffset>366395</wp:posOffset>
            </wp:positionV>
            <wp:extent cx="1179830" cy="1211580"/>
            <wp:effectExtent l="0" t="0" r="1270" b="7620"/>
            <wp:wrapTopAndBottom/>
            <wp:docPr id="12448667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6745" name="Picture 1" descr="A screenshot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79830" cy="1211580"/>
                    </a:xfrm>
                    <a:prstGeom prst="rect">
                      <a:avLst/>
                    </a:prstGeom>
                  </pic:spPr>
                </pic:pic>
              </a:graphicData>
            </a:graphic>
            <wp14:sizeRelH relativeFrom="page">
              <wp14:pctWidth>0</wp14:pctWidth>
            </wp14:sizeRelH>
            <wp14:sizeRelV relativeFrom="page">
              <wp14:pctHeight>0</wp14:pctHeight>
            </wp14:sizeRelV>
          </wp:anchor>
        </w:drawing>
      </w:r>
      <w:r w:rsidR="001C71F7" w:rsidRPr="00F66AA6">
        <w:rPr>
          <w:rFonts w:ascii="Arial" w:hAnsi="Arial" w:cs="Arial"/>
          <w:noProof/>
          <w:color w:val="000000"/>
          <w:sz w:val="20"/>
          <w:szCs w:val="20"/>
        </w:rPr>
        <mc:AlternateContent>
          <mc:Choice Requires="wps">
            <w:drawing>
              <wp:anchor distT="0" distB="0" distL="114300" distR="114300" simplePos="0" relativeHeight="251825152" behindDoc="0" locked="0" layoutInCell="1" allowOverlap="1" wp14:anchorId="4BE4CB2B" wp14:editId="0DD764F4">
                <wp:simplePos x="0" y="0"/>
                <wp:positionH relativeFrom="column">
                  <wp:posOffset>89065</wp:posOffset>
                </wp:positionH>
                <wp:positionV relativeFrom="paragraph">
                  <wp:posOffset>166370</wp:posOffset>
                </wp:positionV>
                <wp:extent cx="263525" cy="274955"/>
                <wp:effectExtent l="0" t="0" r="3175" b="0"/>
                <wp:wrapNone/>
                <wp:docPr id="50"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26BE5B13" w14:textId="32615B2B" w:rsidR="00AC047E" w:rsidRPr="00321AB9" w:rsidRDefault="00AC047E" w:rsidP="00AC047E">
                            <w:pPr>
                              <w:rPr>
                                <w:b/>
                                <w:bCs/>
                              </w:rPr>
                            </w:pPr>
                            <w:r>
                              <w:rPr>
                                <w:b/>
                                <w:bCs/>
                              </w:rPr>
                              <w:t>A</w:t>
                            </w:r>
                            <w:r>
                              <w:rPr>
                                <w:noProof/>
                              </w:rPr>
                              <w:drawing>
                                <wp:inline distT="0" distB="0" distL="0" distR="0" wp14:anchorId="6FB8A0D8" wp14:editId="18FF8079">
                                  <wp:extent cx="74295" cy="85090"/>
                                  <wp:effectExtent l="0" t="0" r="1905"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E4CB2B" id="_x0000_s1031" type="#_x0000_t202" style="position:absolute;margin-left:7pt;margin-top:13.1pt;width:20.75pt;height:21.65pt;z-index:25182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" fillcolor="white [3201]" stroked="f" strokeweight=".5pt">
                <v:textbox>
                  <w:txbxContent>
                    <w:p w14:paraId="26BE5B13" w14:textId="32615B2B" w:rsidR="00AC047E" w:rsidRPr="00321AB9" w:rsidRDefault="00AC047E" w:rsidP="00AC047E">
                      <w:pPr>
                        <w:rPr>
                          <w:b/>
                          <w:bCs/>
                        </w:rPr>
                      </w:pPr>
                      <w:r>
                        <w:rPr>
                          <w:b/>
                          <w:bCs/>
                        </w:rPr>
                        <w:t>A</w:t>
                      </w:r>
                      <w:r>
                        <w:rPr>
                          <w:noProof/>
                        </w:rPr>
                        <w:drawing>
                          <wp:inline distT="0" distB="0" distL="0" distR="0" wp14:anchorId="6FB8A0D8" wp14:editId="18FF8079">
                            <wp:extent cx="74295" cy="85090"/>
                            <wp:effectExtent l="0" t="0" r="1905"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1C71F7" w:rsidRPr="00F66AA6">
        <w:rPr>
          <w:rFonts w:ascii="Arial" w:hAnsi="Arial" w:cs="Arial"/>
          <w:noProof/>
          <w:color w:val="000000"/>
          <w:sz w:val="20"/>
          <w:szCs w:val="20"/>
        </w:rPr>
        <w:drawing>
          <wp:anchor distT="0" distB="0" distL="114300" distR="114300" simplePos="0" relativeHeight="251732992" behindDoc="0" locked="0" layoutInCell="1" allowOverlap="1" wp14:anchorId="2EF4352F" wp14:editId="32D3AA13">
            <wp:simplePos x="0" y="0"/>
            <wp:positionH relativeFrom="margin">
              <wp:posOffset>169017</wp:posOffset>
            </wp:positionH>
            <wp:positionV relativeFrom="paragraph">
              <wp:posOffset>434975</wp:posOffset>
            </wp:positionV>
            <wp:extent cx="3602355" cy="1010920"/>
            <wp:effectExtent l="0" t="0" r="0" b="0"/>
            <wp:wrapTopAndBottom/>
            <wp:docPr id="1457733158" name="Picture 2" descr="A bar code with text and a ba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33158" name="Picture 2" descr="A bar code with text and a bar cod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2355" cy="1010920"/>
                    </a:xfrm>
                    <a:prstGeom prst="rect">
                      <a:avLst/>
                    </a:prstGeom>
                  </pic:spPr>
                </pic:pic>
              </a:graphicData>
            </a:graphic>
            <wp14:sizeRelH relativeFrom="page">
              <wp14:pctWidth>0</wp14:pctWidth>
            </wp14:sizeRelH>
            <wp14:sizeRelV relativeFrom="page">
              <wp14:pctHeight>0</wp14:pctHeight>
            </wp14:sizeRelV>
          </wp:anchor>
        </w:drawing>
      </w:r>
      <w:r w:rsidR="00E6133D" w:rsidRPr="00F649EE">
        <w:rPr>
          <w:rFonts w:ascii="Arial" w:hAnsi="Arial" w:cs="Arial"/>
          <w:b/>
          <w:color w:val="000000"/>
          <w:sz w:val="20"/>
          <w:szCs w:val="20"/>
        </w:rPr>
        <w:t>Fig</w:t>
      </w:r>
      <w:r w:rsidR="00980C22">
        <w:rPr>
          <w:rFonts w:ascii="Arial" w:hAnsi="Arial" w:cs="Arial"/>
          <w:b/>
          <w:color w:val="000000"/>
          <w:sz w:val="20"/>
          <w:szCs w:val="20"/>
        </w:rPr>
        <w:t>ure</w:t>
      </w:r>
      <w:r w:rsidR="00E6133D" w:rsidRPr="00F649EE">
        <w:rPr>
          <w:rFonts w:ascii="Arial" w:hAnsi="Arial" w:cs="Arial"/>
          <w:b/>
          <w:color w:val="000000"/>
          <w:sz w:val="20"/>
          <w:szCs w:val="20"/>
        </w:rPr>
        <w:t xml:space="preserve"> 1. </w:t>
      </w:r>
      <w:r w:rsidR="00F66AA6">
        <w:rPr>
          <w:rFonts w:ascii="Arial" w:hAnsi="Arial" w:cs="Arial"/>
          <w:color w:val="000000"/>
          <w:sz w:val="20"/>
          <w:szCs w:val="20"/>
        </w:rPr>
        <w:br w:type="page"/>
      </w:r>
    </w:p>
    <w:p w14:paraId="172FB426" w14:textId="2AF1CECA" w:rsidR="00F66AA6" w:rsidRDefault="0014237A" w:rsidP="002B465B">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noProof/>
          <w:color w:val="000000"/>
          <w:sz w:val="20"/>
          <w:szCs w:val="20"/>
        </w:rPr>
        <w:lastRenderedPageBreak/>
        <w:drawing>
          <wp:anchor distT="0" distB="0" distL="114300" distR="114300" simplePos="0" relativeHeight="251863040" behindDoc="0" locked="0" layoutInCell="1" allowOverlap="1" wp14:anchorId="45832D1B" wp14:editId="5B83BA6D">
            <wp:simplePos x="0" y="0"/>
            <wp:positionH relativeFrom="column">
              <wp:posOffset>227965</wp:posOffset>
            </wp:positionH>
            <wp:positionV relativeFrom="paragraph">
              <wp:posOffset>2512060</wp:posOffset>
            </wp:positionV>
            <wp:extent cx="2763520" cy="1597025"/>
            <wp:effectExtent l="0" t="0" r="0" b="3175"/>
            <wp:wrapTopAndBottom/>
            <wp:docPr id="801439449" name="Graphic 80143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9449" name="Graphic 801439449"/>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763520" cy="1597025"/>
                    </a:xfrm>
                    <a:prstGeom prst="rect">
                      <a:avLst/>
                    </a:prstGeom>
                  </pic:spPr>
                </pic:pic>
              </a:graphicData>
            </a:graphic>
            <wp14:sizeRelH relativeFrom="page">
              <wp14:pctWidth>0</wp14:pctWidth>
            </wp14:sizeRelH>
            <wp14:sizeRelV relativeFrom="page">
              <wp14:pctHeight>0</wp14:pctHeight>
            </wp14:sizeRelV>
          </wp:anchor>
        </w:drawing>
      </w:r>
      <w:r w:rsidR="00490AA7">
        <w:rPr>
          <w:rFonts w:ascii="Arial" w:hAnsi="Arial" w:cs="Arial"/>
          <w:noProof/>
          <w:color w:val="000000"/>
          <w:sz w:val="20"/>
          <w:szCs w:val="20"/>
        </w:rPr>
        <w:drawing>
          <wp:anchor distT="0" distB="0" distL="114300" distR="114300" simplePos="0" relativeHeight="251860992" behindDoc="0" locked="0" layoutInCell="1" allowOverlap="1" wp14:anchorId="0C4DC37B" wp14:editId="7191C202">
            <wp:simplePos x="0" y="0"/>
            <wp:positionH relativeFrom="column">
              <wp:posOffset>3197225</wp:posOffset>
            </wp:positionH>
            <wp:positionV relativeFrom="paragraph">
              <wp:posOffset>2505710</wp:posOffset>
            </wp:positionV>
            <wp:extent cx="2136775" cy="1603375"/>
            <wp:effectExtent l="0" t="0" r="0" b="0"/>
            <wp:wrapTopAndBottom/>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136775" cy="1603375"/>
                    </a:xfrm>
                    <a:prstGeom prst="rect">
                      <a:avLst/>
                    </a:prstGeom>
                  </pic:spPr>
                </pic:pic>
              </a:graphicData>
            </a:graphic>
            <wp14:sizeRelH relativeFrom="page">
              <wp14:pctWidth>0</wp14:pctWidth>
            </wp14:sizeRelH>
            <wp14:sizeRelV relativeFrom="page">
              <wp14:pctHeight>0</wp14:pctHeight>
            </wp14:sizeRelV>
          </wp:anchor>
        </w:drawing>
      </w:r>
      <w:r w:rsidR="0001009A">
        <w:rPr>
          <w:rFonts w:ascii="Arial" w:hAnsi="Arial" w:cs="Arial"/>
          <w:noProof/>
          <w:color w:val="000000"/>
          <w:sz w:val="20"/>
          <w:szCs w:val="20"/>
        </w:rPr>
        <w:drawing>
          <wp:anchor distT="0" distB="0" distL="114300" distR="114300" simplePos="0" relativeHeight="251859968" behindDoc="0" locked="0" layoutInCell="1" allowOverlap="1" wp14:anchorId="0B59C317" wp14:editId="13D48273">
            <wp:simplePos x="0" y="0"/>
            <wp:positionH relativeFrom="column">
              <wp:posOffset>3586480</wp:posOffset>
            </wp:positionH>
            <wp:positionV relativeFrom="paragraph">
              <wp:posOffset>448945</wp:posOffset>
            </wp:positionV>
            <wp:extent cx="1828165" cy="1371600"/>
            <wp:effectExtent l="0" t="0" r="635" b="0"/>
            <wp:wrapTopAndBottom/>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828165" cy="1371600"/>
                    </a:xfrm>
                    <a:prstGeom prst="rect">
                      <a:avLst/>
                    </a:prstGeom>
                  </pic:spPr>
                </pic:pic>
              </a:graphicData>
            </a:graphic>
            <wp14:sizeRelH relativeFrom="page">
              <wp14:pctWidth>0</wp14:pctWidth>
            </wp14:sizeRelH>
            <wp14:sizeRelV relativeFrom="page">
              <wp14:pctHeight>0</wp14:pctHeight>
            </wp14:sizeRelV>
          </wp:anchor>
        </w:drawing>
      </w:r>
      <w:r w:rsidR="00831B9A" w:rsidRPr="008575F7">
        <w:rPr>
          <w:rFonts w:ascii="Arial" w:hAnsi="Arial" w:cs="Arial"/>
          <w:noProof/>
          <w:color w:val="000000"/>
          <w:sz w:val="20"/>
          <w:szCs w:val="20"/>
        </w:rPr>
        <mc:AlternateContent>
          <mc:Choice Requires="wps">
            <w:drawing>
              <wp:anchor distT="0" distB="0" distL="114300" distR="114300" simplePos="0" relativeHeight="251752448" behindDoc="0" locked="0" layoutInCell="1" allowOverlap="1" wp14:anchorId="70AA1906" wp14:editId="0667173C">
                <wp:simplePos x="0" y="0"/>
                <wp:positionH relativeFrom="column">
                  <wp:posOffset>3218815</wp:posOffset>
                </wp:positionH>
                <wp:positionV relativeFrom="paragraph">
                  <wp:posOffset>2233295</wp:posOffset>
                </wp:positionV>
                <wp:extent cx="263525" cy="274955"/>
                <wp:effectExtent l="0" t="0" r="3175" b="0"/>
                <wp:wrapNone/>
                <wp:docPr id="2040787301"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50C15BA5" w14:textId="77777777" w:rsidR="008575F7" w:rsidRPr="00321AB9" w:rsidRDefault="008575F7" w:rsidP="008575F7">
                            <w:pPr>
                              <w:rPr>
                                <w:b/>
                                <w:bCs/>
                              </w:rPr>
                            </w:pPr>
                            <w:r>
                              <w:rPr>
                                <w:b/>
                                <w:bCs/>
                              </w:rPr>
                              <w:t>E</w:t>
                            </w:r>
                            <w:r>
                              <w:rPr>
                                <w:noProof/>
                              </w:rPr>
                              <w:drawing>
                                <wp:inline distT="0" distB="0" distL="0" distR="0" wp14:anchorId="24E5B01F" wp14:editId="1AA24D50">
                                  <wp:extent cx="74295" cy="85090"/>
                                  <wp:effectExtent l="0" t="0" r="1905" b="3810"/>
                                  <wp:docPr id="801439440" name="Picture 80143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A1906" id="_x0000_s1032" type="#_x0000_t202" style="position:absolute;margin-left:253.45pt;margin-top:175.85pt;width:20.75pt;height:21.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" fillcolor="white [3201]" stroked="f" strokeweight=".5pt">
                <v:textbox>
                  <w:txbxContent>
                    <w:p w14:paraId="50C15BA5" w14:textId="77777777" w:rsidR="008575F7" w:rsidRPr="00321AB9" w:rsidRDefault="008575F7" w:rsidP="008575F7">
                      <w:pPr>
                        <w:rPr>
                          <w:b/>
                          <w:bCs/>
                        </w:rPr>
                      </w:pPr>
                      <w:r>
                        <w:rPr>
                          <w:b/>
                          <w:bCs/>
                        </w:rPr>
                        <w:t>E</w:t>
                      </w:r>
                      <w:r>
                        <w:rPr>
                          <w:noProof/>
                        </w:rPr>
                        <w:drawing>
                          <wp:inline distT="0" distB="0" distL="0" distR="0" wp14:anchorId="24E5B01F" wp14:editId="1AA24D50">
                            <wp:extent cx="74295" cy="85090"/>
                            <wp:effectExtent l="0" t="0" r="1905" b="3810"/>
                            <wp:docPr id="801439440" name="Picture 80143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F00443">
        <w:rPr>
          <w:rFonts w:ascii="Arial" w:hAnsi="Arial" w:cs="Arial"/>
          <w:b/>
          <w:noProof/>
          <w:color w:val="000000"/>
          <w:sz w:val="20"/>
          <w:szCs w:val="20"/>
        </w:rPr>
        <w:drawing>
          <wp:anchor distT="0" distB="0" distL="114300" distR="114300" simplePos="0" relativeHeight="251857920" behindDoc="0" locked="0" layoutInCell="1" allowOverlap="1" wp14:anchorId="22FC1702" wp14:editId="1871F786">
            <wp:simplePos x="0" y="0"/>
            <wp:positionH relativeFrom="column">
              <wp:posOffset>114300</wp:posOffset>
            </wp:positionH>
            <wp:positionV relativeFrom="paragraph">
              <wp:posOffset>460375</wp:posOffset>
            </wp:positionV>
            <wp:extent cx="1828800" cy="1358265"/>
            <wp:effectExtent l="0" t="0" r="0" b="0"/>
            <wp:wrapTopAndBottom/>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1828800" cy="1358265"/>
                    </a:xfrm>
                    <a:prstGeom prst="rect">
                      <a:avLst/>
                    </a:prstGeom>
                  </pic:spPr>
                </pic:pic>
              </a:graphicData>
            </a:graphic>
            <wp14:sizeRelH relativeFrom="page">
              <wp14:pctWidth>0</wp14:pctWidth>
            </wp14:sizeRelH>
            <wp14:sizeRelV relativeFrom="page">
              <wp14:pctHeight>0</wp14:pctHeight>
            </wp14:sizeRelV>
          </wp:anchor>
        </w:drawing>
      </w:r>
      <w:r w:rsidR="006B1568" w:rsidRPr="008575F7">
        <w:rPr>
          <w:rFonts w:ascii="Arial" w:hAnsi="Arial" w:cs="Arial"/>
          <w:noProof/>
          <w:color w:val="000000"/>
          <w:sz w:val="20"/>
          <w:szCs w:val="20"/>
        </w:rPr>
        <mc:AlternateContent>
          <mc:Choice Requires="wps">
            <w:drawing>
              <wp:anchor distT="0" distB="0" distL="114300" distR="114300" simplePos="0" relativeHeight="251747328" behindDoc="0" locked="0" layoutInCell="1" allowOverlap="1" wp14:anchorId="4BBD6D99" wp14:editId="7A27BBEA">
                <wp:simplePos x="0" y="0"/>
                <wp:positionH relativeFrom="margin">
                  <wp:posOffset>0</wp:posOffset>
                </wp:positionH>
                <wp:positionV relativeFrom="paragraph">
                  <wp:posOffset>4312285</wp:posOffset>
                </wp:positionV>
                <wp:extent cx="5516880" cy="2994660"/>
                <wp:effectExtent l="0" t="0" r="0" b="2540"/>
                <wp:wrapTopAndBottom/>
                <wp:docPr id="832249635" name="Text Box 1"/>
                <wp:cNvGraphicFramePr/>
                <a:graphic xmlns:a="http://schemas.openxmlformats.org/drawingml/2006/main">
                  <a:graphicData uri="http://schemas.microsoft.com/office/word/2010/wordprocessingShape">
                    <wps:wsp>
                      <wps:cNvSpPr txBox="1"/>
                      <wps:spPr>
                        <a:xfrm>
                          <a:off x="0" y="0"/>
                          <a:ext cx="5516880" cy="2994660"/>
                        </a:xfrm>
                        <a:prstGeom prst="rect">
                          <a:avLst/>
                        </a:prstGeom>
                        <a:solidFill>
                          <a:prstClr val="white"/>
                        </a:solidFill>
                        <a:ln>
                          <a:noFill/>
                        </a:ln>
                      </wps:spPr>
                      <wps:txbx>
                        <w:txbxContent>
                          <w:p w14:paraId="7B20A3BA" w14:textId="6465136B" w:rsidR="008575F7" w:rsidRPr="004C674F" w:rsidRDefault="008575F7" w:rsidP="00DA38B6">
                            <w:pPr>
                              <w:jc w:val="center"/>
                              <w:rPr>
                                <w:rFonts w:ascii="Arial" w:hAnsi="Arial" w:cs="Arial"/>
                                <w:sz w:val="18"/>
                                <w:szCs w:val="18"/>
                              </w:rPr>
                            </w:pPr>
                            <w:r w:rsidRPr="004C674F">
                              <w:rPr>
                                <w:rFonts w:ascii="Arial" w:hAnsi="Arial" w:cs="Arial"/>
                                <w:b/>
                                <w:bCs/>
                                <w:sz w:val="18"/>
                                <w:szCs w:val="18"/>
                              </w:rPr>
                              <w:t xml:space="preserve">Figure </w:t>
                            </w:r>
                            <w:r w:rsidRPr="004C674F">
                              <w:rPr>
                                <w:rFonts w:ascii="Arial" w:hAnsi="Arial" w:cs="Arial"/>
                                <w:b/>
                                <w:bCs/>
                                <w:sz w:val="18"/>
                                <w:szCs w:val="18"/>
                              </w:rPr>
                              <w:fldChar w:fldCharType="begin"/>
                            </w:r>
                            <w:r w:rsidRPr="004C674F">
                              <w:rPr>
                                <w:rFonts w:ascii="Arial" w:hAnsi="Arial" w:cs="Arial"/>
                                <w:b/>
                                <w:bCs/>
                                <w:sz w:val="18"/>
                                <w:szCs w:val="18"/>
                              </w:rPr>
                              <w:instrText xml:space="preserve"> SEQ Figure \* ARABIC </w:instrText>
                            </w:r>
                            <w:r w:rsidRPr="004C674F">
                              <w:rPr>
                                <w:rFonts w:ascii="Arial" w:hAnsi="Arial" w:cs="Arial"/>
                                <w:b/>
                                <w:bCs/>
                                <w:sz w:val="18"/>
                                <w:szCs w:val="18"/>
                              </w:rPr>
                              <w:fldChar w:fldCharType="separate"/>
                            </w:r>
                            <w:r w:rsidRPr="004C674F">
                              <w:rPr>
                                <w:rFonts w:ascii="Arial" w:hAnsi="Arial" w:cs="Arial"/>
                                <w:b/>
                                <w:bCs/>
                                <w:noProof/>
                                <w:sz w:val="18"/>
                                <w:szCs w:val="18"/>
                              </w:rPr>
                              <w:t>2</w:t>
                            </w:r>
                            <w:r w:rsidRPr="004C674F">
                              <w:rPr>
                                <w:rFonts w:ascii="Arial" w:hAnsi="Arial" w:cs="Arial"/>
                                <w:b/>
                                <w:bCs/>
                                <w:sz w:val="18"/>
                                <w:szCs w:val="18"/>
                              </w:rPr>
                              <w:fldChar w:fldCharType="end"/>
                            </w:r>
                            <w:r w:rsidRPr="004C674F">
                              <w:rPr>
                                <w:rFonts w:ascii="Arial" w:hAnsi="Arial" w:cs="Arial"/>
                                <w:b/>
                                <w:bCs/>
                                <w:sz w:val="18"/>
                                <w:szCs w:val="18"/>
                              </w:rPr>
                              <w:t xml:space="preserve">. D-score </w:t>
                            </w:r>
                            <w:r w:rsidR="00F1799F">
                              <w:rPr>
                                <w:rFonts w:ascii="Arial" w:hAnsi="Arial" w:cs="Arial"/>
                                <w:b/>
                                <w:bCs/>
                                <w:sz w:val="18"/>
                                <w:szCs w:val="18"/>
                              </w:rPr>
                              <w:t>P</w:t>
                            </w:r>
                            <w:r w:rsidR="00F1799F" w:rsidRPr="004C674F">
                              <w:rPr>
                                <w:rFonts w:ascii="Arial" w:hAnsi="Arial" w:cs="Arial"/>
                                <w:b/>
                                <w:bCs/>
                                <w:sz w:val="18"/>
                                <w:szCs w:val="18"/>
                              </w:rPr>
                              <w:t xml:space="preserve">rediction </w:t>
                            </w:r>
                            <w:r w:rsidR="00F1799F">
                              <w:rPr>
                                <w:rFonts w:ascii="Arial" w:hAnsi="Arial" w:cs="Arial"/>
                                <w:b/>
                                <w:bCs/>
                                <w:sz w:val="18"/>
                                <w:szCs w:val="18"/>
                              </w:rPr>
                              <w:t>P</w:t>
                            </w:r>
                            <w:r w:rsidRPr="004C674F">
                              <w:rPr>
                                <w:rFonts w:ascii="Arial" w:hAnsi="Arial" w:cs="Arial"/>
                                <w:b/>
                                <w:bCs/>
                                <w:sz w:val="18"/>
                                <w:szCs w:val="18"/>
                              </w:rPr>
                              <w:t xml:space="preserve">erformance and </w:t>
                            </w:r>
                            <w:r w:rsidR="00F1799F">
                              <w:rPr>
                                <w:rFonts w:ascii="Arial" w:hAnsi="Arial" w:cs="Arial"/>
                                <w:b/>
                                <w:bCs/>
                                <w:sz w:val="18"/>
                                <w:szCs w:val="18"/>
                              </w:rPr>
                              <w:t>B</w:t>
                            </w:r>
                            <w:r w:rsidRPr="004C674F">
                              <w:rPr>
                                <w:rFonts w:ascii="Arial" w:hAnsi="Arial" w:cs="Arial"/>
                                <w:b/>
                                <w:bCs/>
                                <w:sz w:val="18"/>
                                <w:szCs w:val="18"/>
                              </w:rPr>
                              <w:t xml:space="preserve">lock-level </w:t>
                            </w:r>
                            <w:r w:rsidR="00F1799F">
                              <w:rPr>
                                <w:rFonts w:ascii="Arial" w:hAnsi="Arial" w:cs="Arial"/>
                                <w:b/>
                                <w:bCs/>
                                <w:sz w:val="18"/>
                                <w:szCs w:val="18"/>
                              </w:rPr>
                              <w:t>T</w:t>
                            </w:r>
                            <w:r w:rsidRPr="004C674F">
                              <w:rPr>
                                <w:rFonts w:ascii="Arial" w:hAnsi="Arial" w:cs="Arial"/>
                                <w:b/>
                                <w:bCs/>
                                <w:sz w:val="18"/>
                                <w:szCs w:val="18"/>
                              </w:rPr>
                              <w:t xml:space="preserve">emporal </w:t>
                            </w:r>
                            <w:r w:rsidR="00F1799F">
                              <w:rPr>
                                <w:rFonts w:ascii="Arial" w:hAnsi="Arial" w:cs="Arial"/>
                                <w:b/>
                                <w:bCs/>
                                <w:sz w:val="18"/>
                                <w:szCs w:val="18"/>
                              </w:rPr>
                              <w:t>S</w:t>
                            </w:r>
                            <w:r w:rsidRPr="004C674F">
                              <w:rPr>
                                <w:rFonts w:ascii="Arial" w:hAnsi="Arial" w:cs="Arial"/>
                                <w:b/>
                                <w:bCs/>
                                <w:sz w:val="18"/>
                                <w:szCs w:val="18"/>
                              </w:rPr>
                              <w:t>tructure. (A)</w:t>
                            </w:r>
                            <w:r w:rsidRPr="004C674F">
                              <w:rPr>
                                <w:rFonts w:ascii="Arial" w:hAnsi="Arial" w:cs="Arial"/>
                                <w:sz w:val="18"/>
                                <w:szCs w:val="18"/>
                              </w:rPr>
                              <w:t xml:space="preserve"> Scatter plot</w:t>
                            </w:r>
                            <w:r w:rsidR="00F1799F">
                              <w:rPr>
                                <w:rFonts w:ascii="Arial" w:hAnsi="Arial" w:cs="Arial"/>
                                <w:sz w:val="18"/>
                                <w:szCs w:val="18"/>
                              </w:rPr>
                              <w:t xml:space="preserve"> (or bar plot?)</w:t>
                            </w:r>
                            <w:r w:rsidRPr="004C674F">
                              <w:rPr>
                                <w:rFonts w:ascii="Arial" w:hAnsi="Arial" w:cs="Arial"/>
                                <w:sz w:val="18"/>
                                <w:szCs w:val="18"/>
                              </w:rPr>
                              <w:t xml:space="preserve"> of D-scores for participants with active versus </w:t>
                            </w:r>
                            <w:r w:rsidR="00246C45" w:rsidRPr="00246C45">
                              <w:rPr>
                                <w:rFonts w:ascii="Arial" w:hAnsi="Arial" w:cs="Arial"/>
                                <w:sz w:val="18"/>
                                <w:szCs w:val="18"/>
                              </w:rPr>
                              <w:t>without</w:t>
                            </w:r>
                            <w:r w:rsidR="00246C45">
                              <w:rPr>
                                <w:rFonts w:ascii="Arial" w:hAnsi="Arial" w:cs="Arial"/>
                                <w:sz w:val="18"/>
                                <w:szCs w:val="18"/>
                              </w:rPr>
                              <w:t xml:space="preserve"> </w:t>
                            </w:r>
                            <w:r w:rsidRPr="004C674F">
                              <w:rPr>
                                <w:rFonts w:ascii="Arial" w:hAnsi="Arial" w:cs="Arial"/>
                                <w:sz w:val="18"/>
                                <w:szCs w:val="18"/>
                              </w:rPr>
                              <w:t xml:space="preserve">active suicidal ideation (SI). The substantial overlap between groups indicates minimal discriminative power. </w:t>
                            </w:r>
                            <w:r w:rsidRPr="004C674F">
                              <w:rPr>
                                <w:rFonts w:ascii="Arial" w:hAnsi="Arial" w:cs="Arial"/>
                                <w:b/>
                                <w:bCs/>
                                <w:sz w:val="18"/>
                                <w:szCs w:val="18"/>
                              </w:rPr>
                              <w:t>(B)</w:t>
                            </w:r>
                            <w:r w:rsidRPr="004C674F">
                              <w:rPr>
                                <w:rFonts w:ascii="Arial" w:hAnsi="Arial" w:cs="Arial"/>
                                <w:sz w:val="18"/>
                                <w:szCs w:val="18"/>
                              </w:rPr>
                              <w:t xml:space="preserve"> </w:t>
                            </w:r>
                            <w:r w:rsidR="00462F52" w:rsidRPr="00462F52">
                              <w:rPr>
                                <w:rFonts w:ascii="Arial" w:hAnsi="Arial" w:cs="Arial"/>
                                <w:sz w:val="18"/>
                                <w:szCs w:val="18"/>
                              </w:rPr>
                              <w:t xml:space="preserve">Receiver operating characteristic (ROC) curve for SI classification based on the D-score. To evaluate the predictive utility of the traditional D-score, participants were classified as </w:t>
                            </w:r>
                            <w:r w:rsidR="00462F52">
                              <w:rPr>
                                <w:rFonts w:ascii="Arial" w:hAnsi="Arial" w:cs="Arial"/>
                                <w:sz w:val="18"/>
                                <w:szCs w:val="18"/>
                              </w:rPr>
                              <w:t xml:space="preserve">with </w:t>
                            </w:r>
                            <w:r w:rsidR="00462F52" w:rsidRPr="00462F52">
                              <w:rPr>
                                <w:rFonts w:ascii="Arial" w:hAnsi="Arial" w:cs="Arial"/>
                                <w:sz w:val="18"/>
                                <w:szCs w:val="18"/>
                              </w:rPr>
                              <w:t>active SI</w:t>
                            </w:r>
                            <w:r w:rsidR="00462F52">
                              <w:rPr>
                                <w:rFonts w:ascii="Arial" w:hAnsi="Arial" w:cs="Arial"/>
                                <w:sz w:val="18"/>
                                <w:szCs w:val="18"/>
                              </w:rPr>
                              <w:t xml:space="preserve"> group</w:t>
                            </w:r>
                            <w:r w:rsidR="00462F52" w:rsidRPr="00462F52">
                              <w:rPr>
                                <w:rFonts w:ascii="Arial" w:hAnsi="Arial" w:cs="Arial"/>
                                <w:sz w:val="18"/>
                                <w:szCs w:val="18"/>
                              </w:rPr>
                              <w:t xml:space="preserve"> if their D-score was greater than zero (D &gt; 0). </w:t>
                            </w:r>
                            <w:r w:rsidR="008A0B50" w:rsidRPr="008A0B50">
                              <w:rPr>
                                <w:rFonts w:ascii="Arial" w:hAnsi="Arial" w:cs="Arial"/>
                                <w:sz w:val="18"/>
                                <w:szCs w:val="18"/>
                              </w:rPr>
                              <w:t xml:space="preserve">The area under the curve (AUC = 0.505) </w:t>
                            </w:r>
                            <w:r w:rsidR="00F1799F">
                              <w:rPr>
                                <w:rFonts w:ascii="Arial" w:hAnsi="Arial" w:cs="Arial"/>
                                <w:sz w:val="18"/>
                                <w:szCs w:val="18"/>
                              </w:rPr>
                              <w:t>suggests</w:t>
                            </w:r>
                            <w:r w:rsidR="00F1799F" w:rsidRPr="008A0B50">
                              <w:rPr>
                                <w:rFonts w:ascii="Arial" w:hAnsi="Arial" w:cs="Arial"/>
                                <w:sz w:val="18"/>
                                <w:szCs w:val="18"/>
                              </w:rPr>
                              <w:t xml:space="preserve"> </w:t>
                            </w:r>
                            <w:r w:rsidR="008A0B50" w:rsidRPr="008A0B50">
                              <w:rPr>
                                <w:rFonts w:ascii="Arial" w:hAnsi="Arial" w:cs="Arial"/>
                                <w:sz w:val="18"/>
                                <w:szCs w:val="18"/>
                              </w:rPr>
                              <w:t>near-chance predictive performance based on D-score statistics</w:t>
                            </w:r>
                            <w:r w:rsidR="00462F52" w:rsidRPr="00462F52">
                              <w:rPr>
                                <w:rFonts w:ascii="Arial" w:hAnsi="Arial" w:cs="Arial"/>
                                <w:sz w:val="18"/>
                                <w:szCs w:val="18"/>
                              </w:rPr>
                              <w:t>. These metrics include a True Positive Rate (Sensitivity) of 40.9% and a False Positive Rate (1 - Specificity) of 49.1%</w:t>
                            </w:r>
                            <w:r w:rsidRPr="004C674F">
                              <w:rPr>
                                <w:rFonts w:ascii="Arial" w:hAnsi="Arial" w:cs="Arial"/>
                                <w:sz w:val="18"/>
                                <w:szCs w:val="18"/>
                              </w:rPr>
                              <w:t xml:space="preserve">. </w:t>
                            </w:r>
                            <w:r w:rsidRPr="004C674F">
                              <w:rPr>
                                <w:rFonts w:ascii="Arial" w:hAnsi="Arial" w:cs="Arial"/>
                                <w:b/>
                                <w:bCs/>
                                <w:sz w:val="18"/>
                                <w:szCs w:val="18"/>
                              </w:rPr>
                              <w:t>(C)</w:t>
                            </w:r>
                            <w:r w:rsidRPr="004C674F">
                              <w:rPr>
                                <w:rFonts w:ascii="Arial" w:hAnsi="Arial" w:cs="Arial"/>
                                <w:sz w:val="18"/>
                                <w:szCs w:val="18"/>
                              </w:rPr>
                              <w:t xml:space="preserve"> Block-level autocorrelation</w:t>
                            </w:r>
                            <w:r w:rsidR="00F1799F">
                              <w:rPr>
                                <w:rFonts w:ascii="Arial" w:hAnsi="Arial" w:cs="Arial"/>
                                <w:sz w:val="18"/>
                                <w:szCs w:val="18"/>
                              </w:rPr>
                              <w:t xml:space="preserve"> (ACF)</w:t>
                            </w:r>
                            <w:r w:rsidRPr="004C674F">
                              <w:rPr>
                                <w:rFonts w:ascii="Arial" w:hAnsi="Arial" w:cs="Arial"/>
                                <w:sz w:val="18"/>
                                <w:szCs w:val="18"/>
                              </w:rPr>
                              <w:t xml:space="preserve"> across eight lags, computed using mean reaction time (RT) for each block RTs were mean-centered and linearly detrended at the participant level before autocorrelation step. Participants with </w:t>
                            </w:r>
                            <w:r w:rsidR="00D221DB" w:rsidRPr="00D221DB">
                              <w:rPr>
                                <w:rFonts w:ascii="Arial" w:hAnsi="Arial" w:cs="Arial"/>
                                <w:sz w:val="18"/>
                                <w:szCs w:val="18"/>
                              </w:rPr>
                              <w:t>without</w:t>
                            </w:r>
                            <w:r w:rsidR="00D221DB">
                              <w:rPr>
                                <w:rFonts w:ascii="Arial" w:hAnsi="Arial" w:cs="Arial"/>
                                <w:sz w:val="18"/>
                                <w:szCs w:val="18"/>
                              </w:rPr>
                              <w:t xml:space="preserve"> </w:t>
                            </w:r>
                            <w:r w:rsidRPr="004C674F">
                              <w:rPr>
                                <w:rFonts w:ascii="Arial" w:hAnsi="Arial" w:cs="Arial"/>
                                <w:sz w:val="18"/>
                                <w:szCs w:val="18"/>
                              </w:rPr>
                              <w:t xml:space="preserve">active SI show a pronounced rhythmic pattern, characterized by positive correlations at even lags and negative correlations at odd lags, consistent with entrainment to the alternating block structure. In contrast, participants with active SI exhibit weaker and short-lived autocorrelation, </w:t>
                            </w:r>
                            <w:r w:rsidR="00F1799F">
                              <w:rPr>
                                <w:rFonts w:ascii="Arial" w:hAnsi="Arial" w:cs="Arial"/>
                                <w:sz w:val="18"/>
                                <w:szCs w:val="18"/>
                              </w:rPr>
                              <w:t>present</w:t>
                            </w:r>
                            <w:r w:rsidR="00F1799F" w:rsidRPr="004C674F">
                              <w:rPr>
                                <w:rFonts w:ascii="Arial" w:hAnsi="Arial" w:cs="Arial"/>
                                <w:sz w:val="18"/>
                                <w:szCs w:val="18"/>
                              </w:rPr>
                              <w:t xml:space="preserve"> </w:t>
                            </w:r>
                            <w:r w:rsidRPr="004C674F">
                              <w:rPr>
                                <w:rFonts w:ascii="Arial" w:hAnsi="Arial" w:cs="Arial"/>
                                <w:sz w:val="18"/>
                                <w:szCs w:val="18"/>
                              </w:rPr>
                              <w:t xml:space="preserve">for only one to two lags. </w:t>
                            </w:r>
                            <w:r w:rsidRPr="004C674F">
                              <w:rPr>
                                <w:rFonts w:ascii="Arial" w:hAnsi="Arial" w:cs="Arial"/>
                                <w:b/>
                                <w:bCs/>
                                <w:sz w:val="18"/>
                                <w:szCs w:val="18"/>
                              </w:rPr>
                              <w:t>(D)</w:t>
                            </w:r>
                            <w:r w:rsidRPr="004C674F">
                              <w:rPr>
                                <w:rFonts w:ascii="Arial" w:hAnsi="Arial" w:cs="Arial"/>
                                <w:sz w:val="18"/>
                                <w:szCs w:val="18"/>
                              </w:rPr>
                              <w:t xml:space="preserve"> </w:t>
                            </w:r>
                            <w:r w:rsidR="009F3AD0" w:rsidRPr="009F3AD0">
                              <w:rPr>
                                <w:rFonts w:ascii="Arial" w:hAnsi="Arial" w:cs="Arial"/>
                                <w:sz w:val="18"/>
                                <w:szCs w:val="18"/>
                              </w:rPr>
                              <w:t xml:space="preserve">When block order is permuted, the group difference in the rhythm index falls within a null distribution centered near zero. The observed difference from the true data (red line) lies outside this distribution, confirming that the rhythmic structure seen in (C) depends on the task-defined block arrangement rather than nonspecific temporal dependencies. </w:t>
                            </w:r>
                            <w:r w:rsidRPr="004C674F">
                              <w:rPr>
                                <w:rFonts w:ascii="Arial" w:hAnsi="Arial" w:cs="Arial"/>
                                <w:b/>
                                <w:bCs/>
                                <w:sz w:val="18"/>
                                <w:szCs w:val="18"/>
                              </w:rPr>
                              <w:t>(E)</w:t>
                            </w:r>
                            <w:r w:rsidRPr="004C674F">
                              <w:rPr>
                                <w:rFonts w:ascii="Arial" w:hAnsi="Arial" w:cs="Arial"/>
                                <w:sz w:val="18"/>
                                <w:szCs w:val="18"/>
                              </w:rPr>
                              <w:t xml:space="preserve"> </w:t>
                            </w:r>
                            <w:r w:rsidR="00F1799F">
                              <w:rPr>
                                <w:rFonts w:ascii="Arial" w:hAnsi="Arial" w:cs="Arial"/>
                                <w:sz w:val="18"/>
                                <w:szCs w:val="18"/>
                              </w:rPr>
                              <w:t>ACF</w:t>
                            </w:r>
                            <w:r w:rsidRPr="004C674F">
                              <w:rPr>
                                <w:rFonts w:ascii="Arial" w:hAnsi="Arial" w:cs="Arial"/>
                                <w:sz w:val="18"/>
                                <w:szCs w:val="18"/>
                              </w:rPr>
                              <w:t xml:space="preserve"> from an independent online implementation of the BDIAT using shorter blocks (10 trials per block</w:t>
                            </w:r>
                            <w:r w:rsidR="00F1799F">
                              <w:rPr>
                                <w:rFonts w:ascii="Arial" w:hAnsi="Arial" w:cs="Arial"/>
                                <w:sz w:val="18"/>
                                <w:szCs w:val="18"/>
                              </w:rPr>
                              <w:t>,</w:t>
                            </w:r>
                            <w:r w:rsidRPr="004C674F">
                              <w:rPr>
                                <w:rFonts w:ascii="Arial" w:hAnsi="Arial" w:cs="Arial"/>
                                <w:sz w:val="18"/>
                                <w:szCs w:val="18"/>
                              </w:rPr>
                              <w:t xml:space="preserve"> 36 alternating </w:t>
                            </w:r>
                            <w:r w:rsidR="004C674F" w:rsidRPr="004C674F">
                              <w:rPr>
                                <w:rFonts w:ascii="Arial" w:hAnsi="Arial" w:cs="Arial"/>
                                <w:sz w:val="18"/>
                                <w:szCs w:val="18"/>
                              </w:rPr>
                              <w:t>“</w:t>
                            </w:r>
                            <w:r w:rsidRPr="004C674F">
                              <w:rPr>
                                <w:rFonts w:ascii="Arial" w:hAnsi="Arial" w:cs="Arial"/>
                                <w:sz w:val="18"/>
                                <w:szCs w:val="18"/>
                              </w:rPr>
                              <w:t>Death + Me</w:t>
                            </w:r>
                            <w:r w:rsidR="004C674F" w:rsidRPr="004C674F">
                              <w:rPr>
                                <w:rFonts w:ascii="Arial" w:hAnsi="Arial" w:cs="Arial"/>
                                <w:sz w:val="18"/>
                                <w:szCs w:val="18"/>
                              </w:rPr>
                              <w:t>”</w:t>
                            </w:r>
                            <w:r w:rsidRPr="004C674F">
                              <w:rPr>
                                <w:rFonts w:ascii="Arial" w:hAnsi="Arial" w:cs="Arial"/>
                                <w:sz w:val="18"/>
                                <w:szCs w:val="18"/>
                              </w:rPr>
                              <w:t xml:space="preserve"> and </w:t>
                            </w:r>
                            <w:r w:rsidR="004C674F" w:rsidRPr="004C674F">
                              <w:rPr>
                                <w:rFonts w:ascii="Arial" w:hAnsi="Arial" w:cs="Arial"/>
                                <w:sz w:val="18"/>
                                <w:szCs w:val="18"/>
                              </w:rPr>
                              <w:t>“</w:t>
                            </w:r>
                            <w:r w:rsidRPr="004C674F">
                              <w:rPr>
                                <w:rFonts w:ascii="Arial" w:hAnsi="Arial" w:cs="Arial"/>
                                <w:sz w:val="18"/>
                                <w:szCs w:val="18"/>
                              </w:rPr>
                              <w:t>Life + Me</w:t>
                            </w:r>
                            <w:r w:rsidR="004C674F" w:rsidRPr="004C674F">
                              <w:rPr>
                                <w:rFonts w:ascii="Arial" w:hAnsi="Arial" w:cs="Arial"/>
                                <w:sz w:val="18"/>
                                <w:szCs w:val="18"/>
                              </w:rPr>
                              <w:t>”</w:t>
                            </w:r>
                            <w:r w:rsidRPr="004C674F">
                              <w:rPr>
                                <w:rFonts w:ascii="Arial" w:hAnsi="Arial" w:cs="Arial"/>
                                <w:sz w:val="18"/>
                                <w:szCs w:val="18"/>
                              </w:rPr>
                              <w:t xml:space="preserve"> blocks). Reaction times were detrended and mean-centered within participants prior to analysis. Despite differences in task length, experimental control, and the absence of EMA-based grouping, the block-level ACFs exhibit a similar oscillatory structure to the primary study, indicating robust rhythmic entrainment to block alternation across task variants and data-collection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D6D99" id="_x0000_s1033" type="#_x0000_t202" style="position:absolute;margin-left:0;margin-top:339.55pt;width:434.4pt;height:235.8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" stroked="f">
                <v:textbox inset="0,0,0,0">
                  <w:txbxContent>
                    <w:p w14:paraId="7B20A3BA" w14:textId="6465136B" w:rsidR="008575F7" w:rsidRPr="004C674F" w:rsidRDefault="008575F7" w:rsidP="00DA38B6">
                      <w:pPr>
                        <w:jc w:val="center"/>
                        <w:rPr>
                          <w:rFonts w:ascii="Arial" w:hAnsi="Arial" w:cs="Arial"/>
                          <w:sz w:val="18"/>
                          <w:szCs w:val="18"/>
                        </w:rPr>
                      </w:pPr>
                      <w:r w:rsidRPr="004C674F">
                        <w:rPr>
                          <w:rFonts w:ascii="Arial" w:hAnsi="Arial" w:cs="Arial"/>
                          <w:b/>
                          <w:bCs/>
                          <w:sz w:val="18"/>
                          <w:szCs w:val="18"/>
                        </w:rPr>
                        <w:t xml:space="preserve">Figure </w:t>
                      </w:r>
                      <w:r w:rsidRPr="004C674F">
                        <w:rPr>
                          <w:rFonts w:ascii="Arial" w:hAnsi="Arial" w:cs="Arial"/>
                          <w:b/>
                          <w:bCs/>
                          <w:sz w:val="18"/>
                          <w:szCs w:val="18"/>
                        </w:rPr>
                        <w:fldChar w:fldCharType="begin"/>
                      </w:r>
                      <w:r w:rsidRPr="004C674F">
                        <w:rPr>
                          <w:rFonts w:ascii="Arial" w:hAnsi="Arial" w:cs="Arial"/>
                          <w:b/>
                          <w:bCs/>
                          <w:sz w:val="18"/>
                          <w:szCs w:val="18"/>
                        </w:rPr>
                        <w:instrText xml:space="preserve"> SEQ Figure \* ARABIC </w:instrText>
                      </w:r>
                      <w:r w:rsidRPr="004C674F">
                        <w:rPr>
                          <w:rFonts w:ascii="Arial" w:hAnsi="Arial" w:cs="Arial"/>
                          <w:b/>
                          <w:bCs/>
                          <w:sz w:val="18"/>
                          <w:szCs w:val="18"/>
                        </w:rPr>
                        <w:fldChar w:fldCharType="separate"/>
                      </w:r>
                      <w:r w:rsidRPr="004C674F">
                        <w:rPr>
                          <w:rFonts w:ascii="Arial" w:hAnsi="Arial" w:cs="Arial"/>
                          <w:b/>
                          <w:bCs/>
                          <w:noProof/>
                          <w:sz w:val="18"/>
                          <w:szCs w:val="18"/>
                        </w:rPr>
                        <w:t>2</w:t>
                      </w:r>
                      <w:r w:rsidRPr="004C674F">
                        <w:rPr>
                          <w:rFonts w:ascii="Arial" w:hAnsi="Arial" w:cs="Arial"/>
                          <w:b/>
                          <w:bCs/>
                          <w:sz w:val="18"/>
                          <w:szCs w:val="18"/>
                        </w:rPr>
                        <w:fldChar w:fldCharType="end"/>
                      </w:r>
                      <w:r w:rsidRPr="004C674F">
                        <w:rPr>
                          <w:rFonts w:ascii="Arial" w:hAnsi="Arial" w:cs="Arial"/>
                          <w:b/>
                          <w:bCs/>
                          <w:sz w:val="18"/>
                          <w:szCs w:val="18"/>
                        </w:rPr>
                        <w:t xml:space="preserve">. D-score </w:t>
                      </w:r>
                      <w:r w:rsidR="00F1799F">
                        <w:rPr>
                          <w:rFonts w:ascii="Arial" w:hAnsi="Arial" w:cs="Arial"/>
                          <w:b/>
                          <w:bCs/>
                          <w:sz w:val="18"/>
                          <w:szCs w:val="18"/>
                        </w:rPr>
                        <w:t>P</w:t>
                      </w:r>
                      <w:r w:rsidR="00F1799F" w:rsidRPr="004C674F">
                        <w:rPr>
                          <w:rFonts w:ascii="Arial" w:hAnsi="Arial" w:cs="Arial"/>
                          <w:b/>
                          <w:bCs/>
                          <w:sz w:val="18"/>
                          <w:szCs w:val="18"/>
                        </w:rPr>
                        <w:t xml:space="preserve">rediction </w:t>
                      </w:r>
                      <w:r w:rsidR="00F1799F">
                        <w:rPr>
                          <w:rFonts w:ascii="Arial" w:hAnsi="Arial" w:cs="Arial"/>
                          <w:b/>
                          <w:bCs/>
                          <w:sz w:val="18"/>
                          <w:szCs w:val="18"/>
                        </w:rPr>
                        <w:t>P</w:t>
                      </w:r>
                      <w:r w:rsidRPr="004C674F">
                        <w:rPr>
                          <w:rFonts w:ascii="Arial" w:hAnsi="Arial" w:cs="Arial"/>
                          <w:b/>
                          <w:bCs/>
                          <w:sz w:val="18"/>
                          <w:szCs w:val="18"/>
                        </w:rPr>
                        <w:t xml:space="preserve">erformance and </w:t>
                      </w:r>
                      <w:r w:rsidR="00F1799F">
                        <w:rPr>
                          <w:rFonts w:ascii="Arial" w:hAnsi="Arial" w:cs="Arial"/>
                          <w:b/>
                          <w:bCs/>
                          <w:sz w:val="18"/>
                          <w:szCs w:val="18"/>
                        </w:rPr>
                        <w:t>B</w:t>
                      </w:r>
                      <w:r w:rsidRPr="004C674F">
                        <w:rPr>
                          <w:rFonts w:ascii="Arial" w:hAnsi="Arial" w:cs="Arial"/>
                          <w:b/>
                          <w:bCs/>
                          <w:sz w:val="18"/>
                          <w:szCs w:val="18"/>
                        </w:rPr>
                        <w:t xml:space="preserve">lock-level </w:t>
                      </w:r>
                      <w:r w:rsidR="00F1799F">
                        <w:rPr>
                          <w:rFonts w:ascii="Arial" w:hAnsi="Arial" w:cs="Arial"/>
                          <w:b/>
                          <w:bCs/>
                          <w:sz w:val="18"/>
                          <w:szCs w:val="18"/>
                        </w:rPr>
                        <w:t>T</w:t>
                      </w:r>
                      <w:r w:rsidRPr="004C674F">
                        <w:rPr>
                          <w:rFonts w:ascii="Arial" w:hAnsi="Arial" w:cs="Arial"/>
                          <w:b/>
                          <w:bCs/>
                          <w:sz w:val="18"/>
                          <w:szCs w:val="18"/>
                        </w:rPr>
                        <w:t xml:space="preserve">emporal </w:t>
                      </w:r>
                      <w:r w:rsidR="00F1799F">
                        <w:rPr>
                          <w:rFonts w:ascii="Arial" w:hAnsi="Arial" w:cs="Arial"/>
                          <w:b/>
                          <w:bCs/>
                          <w:sz w:val="18"/>
                          <w:szCs w:val="18"/>
                        </w:rPr>
                        <w:t>S</w:t>
                      </w:r>
                      <w:r w:rsidRPr="004C674F">
                        <w:rPr>
                          <w:rFonts w:ascii="Arial" w:hAnsi="Arial" w:cs="Arial"/>
                          <w:b/>
                          <w:bCs/>
                          <w:sz w:val="18"/>
                          <w:szCs w:val="18"/>
                        </w:rPr>
                        <w:t>tructure. (A)</w:t>
                      </w:r>
                      <w:r w:rsidRPr="004C674F">
                        <w:rPr>
                          <w:rFonts w:ascii="Arial" w:hAnsi="Arial" w:cs="Arial"/>
                          <w:sz w:val="18"/>
                          <w:szCs w:val="18"/>
                        </w:rPr>
                        <w:t xml:space="preserve"> Scatter plot</w:t>
                      </w:r>
                      <w:r w:rsidR="00F1799F">
                        <w:rPr>
                          <w:rFonts w:ascii="Arial" w:hAnsi="Arial" w:cs="Arial"/>
                          <w:sz w:val="18"/>
                          <w:szCs w:val="18"/>
                        </w:rPr>
                        <w:t xml:space="preserve"> (or bar plot?)</w:t>
                      </w:r>
                      <w:r w:rsidRPr="004C674F">
                        <w:rPr>
                          <w:rFonts w:ascii="Arial" w:hAnsi="Arial" w:cs="Arial"/>
                          <w:sz w:val="18"/>
                          <w:szCs w:val="18"/>
                        </w:rPr>
                        <w:t xml:space="preserve"> of D-scores for participants with active versus </w:t>
                      </w:r>
                      <w:r w:rsidR="00246C45" w:rsidRPr="00246C45">
                        <w:rPr>
                          <w:rFonts w:ascii="Arial" w:hAnsi="Arial" w:cs="Arial"/>
                          <w:sz w:val="18"/>
                          <w:szCs w:val="18"/>
                        </w:rPr>
                        <w:t>without</w:t>
                      </w:r>
                      <w:r w:rsidR="00246C45">
                        <w:rPr>
                          <w:rFonts w:ascii="Arial" w:hAnsi="Arial" w:cs="Arial"/>
                          <w:sz w:val="18"/>
                          <w:szCs w:val="18"/>
                        </w:rPr>
                        <w:t xml:space="preserve"> </w:t>
                      </w:r>
                      <w:r w:rsidRPr="004C674F">
                        <w:rPr>
                          <w:rFonts w:ascii="Arial" w:hAnsi="Arial" w:cs="Arial"/>
                          <w:sz w:val="18"/>
                          <w:szCs w:val="18"/>
                        </w:rPr>
                        <w:t xml:space="preserve">active suicidal ideation (SI). The substantial overlap between groups indicates minimal discriminative power. </w:t>
                      </w:r>
                      <w:r w:rsidRPr="004C674F">
                        <w:rPr>
                          <w:rFonts w:ascii="Arial" w:hAnsi="Arial" w:cs="Arial"/>
                          <w:b/>
                          <w:bCs/>
                          <w:sz w:val="18"/>
                          <w:szCs w:val="18"/>
                        </w:rPr>
                        <w:t>(B)</w:t>
                      </w:r>
                      <w:r w:rsidRPr="004C674F">
                        <w:rPr>
                          <w:rFonts w:ascii="Arial" w:hAnsi="Arial" w:cs="Arial"/>
                          <w:sz w:val="18"/>
                          <w:szCs w:val="18"/>
                        </w:rPr>
                        <w:t xml:space="preserve"> </w:t>
                      </w:r>
                      <w:r w:rsidR="00462F52" w:rsidRPr="00462F52">
                        <w:rPr>
                          <w:rFonts w:ascii="Arial" w:hAnsi="Arial" w:cs="Arial"/>
                          <w:sz w:val="18"/>
                          <w:szCs w:val="18"/>
                        </w:rPr>
                        <w:t xml:space="preserve">Receiver operating characteristic (ROC) curve for SI classification based on the D-score. To evaluate the predictive utility of the traditional D-score, participants were classified as </w:t>
                      </w:r>
                      <w:r w:rsidR="00462F52">
                        <w:rPr>
                          <w:rFonts w:ascii="Arial" w:hAnsi="Arial" w:cs="Arial"/>
                          <w:sz w:val="18"/>
                          <w:szCs w:val="18"/>
                        </w:rPr>
                        <w:t xml:space="preserve">with </w:t>
                      </w:r>
                      <w:r w:rsidR="00462F52" w:rsidRPr="00462F52">
                        <w:rPr>
                          <w:rFonts w:ascii="Arial" w:hAnsi="Arial" w:cs="Arial"/>
                          <w:sz w:val="18"/>
                          <w:szCs w:val="18"/>
                        </w:rPr>
                        <w:t>active SI</w:t>
                      </w:r>
                      <w:r w:rsidR="00462F52">
                        <w:rPr>
                          <w:rFonts w:ascii="Arial" w:hAnsi="Arial" w:cs="Arial"/>
                          <w:sz w:val="18"/>
                          <w:szCs w:val="18"/>
                        </w:rPr>
                        <w:t xml:space="preserve"> group</w:t>
                      </w:r>
                      <w:r w:rsidR="00462F52" w:rsidRPr="00462F52">
                        <w:rPr>
                          <w:rFonts w:ascii="Arial" w:hAnsi="Arial" w:cs="Arial"/>
                          <w:sz w:val="18"/>
                          <w:szCs w:val="18"/>
                        </w:rPr>
                        <w:t xml:space="preserve"> if their D-score was greater than zero (D &gt; 0). </w:t>
                      </w:r>
                      <w:r w:rsidR="008A0B50" w:rsidRPr="008A0B50">
                        <w:rPr>
                          <w:rFonts w:ascii="Arial" w:hAnsi="Arial" w:cs="Arial"/>
                          <w:sz w:val="18"/>
                          <w:szCs w:val="18"/>
                        </w:rPr>
                        <w:t xml:space="preserve">The area under the curve (AUC = 0.505) </w:t>
                      </w:r>
                      <w:r w:rsidR="00F1799F">
                        <w:rPr>
                          <w:rFonts w:ascii="Arial" w:hAnsi="Arial" w:cs="Arial"/>
                          <w:sz w:val="18"/>
                          <w:szCs w:val="18"/>
                        </w:rPr>
                        <w:t>suggests</w:t>
                      </w:r>
                      <w:r w:rsidR="00F1799F" w:rsidRPr="008A0B50">
                        <w:rPr>
                          <w:rFonts w:ascii="Arial" w:hAnsi="Arial" w:cs="Arial"/>
                          <w:sz w:val="18"/>
                          <w:szCs w:val="18"/>
                        </w:rPr>
                        <w:t xml:space="preserve"> </w:t>
                      </w:r>
                      <w:r w:rsidR="008A0B50" w:rsidRPr="008A0B50">
                        <w:rPr>
                          <w:rFonts w:ascii="Arial" w:hAnsi="Arial" w:cs="Arial"/>
                          <w:sz w:val="18"/>
                          <w:szCs w:val="18"/>
                        </w:rPr>
                        <w:t>near-chance predictive performance based on D-score statistics</w:t>
                      </w:r>
                      <w:r w:rsidR="00462F52" w:rsidRPr="00462F52">
                        <w:rPr>
                          <w:rFonts w:ascii="Arial" w:hAnsi="Arial" w:cs="Arial"/>
                          <w:sz w:val="18"/>
                          <w:szCs w:val="18"/>
                        </w:rPr>
                        <w:t xml:space="preserve">. </w:t>
                      </w:r>
                      <w:r w:rsidR="00462F52" w:rsidRPr="00462F52">
                        <w:rPr>
                          <w:rFonts w:ascii="Arial" w:hAnsi="Arial" w:cs="Arial"/>
                          <w:sz w:val="18"/>
                          <w:szCs w:val="18"/>
                        </w:rPr>
                        <w:t>These metrics include a True Positive Rate (Sensitivity) of 40.9% and a False Positive Rate (1 - Specificity) of 49.1%</w:t>
                      </w:r>
                      <w:r w:rsidRPr="004C674F">
                        <w:rPr>
                          <w:rFonts w:ascii="Arial" w:hAnsi="Arial" w:cs="Arial"/>
                          <w:sz w:val="18"/>
                          <w:szCs w:val="18"/>
                        </w:rPr>
                        <w:t xml:space="preserve">. </w:t>
                      </w:r>
                      <w:r w:rsidRPr="004C674F">
                        <w:rPr>
                          <w:rFonts w:ascii="Arial" w:hAnsi="Arial" w:cs="Arial"/>
                          <w:b/>
                          <w:bCs/>
                          <w:sz w:val="18"/>
                          <w:szCs w:val="18"/>
                        </w:rPr>
                        <w:t>(C)</w:t>
                      </w:r>
                      <w:r w:rsidRPr="004C674F">
                        <w:rPr>
                          <w:rFonts w:ascii="Arial" w:hAnsi="Arial" w:cs="Arial"/>
                          <w:sz w:val="18"/>
                          <w:szCs w:val="18"/>
                        </w:rPr>
                        <w:t xml:space="preserve"> Block-level autocorrelation</w:t>
                      </w:r>
                      <w:r w:rsidR="00F1799F">
                        <w:rPr>
                          <w:rFonts w:ascii="Arial" w:hAnsi="Arial" w:cs="Arial"/>
                          <w:sz w:val="18"/>
                          <w:szCs w:val="18"/>
                        </w:rPr>
                        <w:t xml:space="preserve"> (ACF)</w:t>
                      </w:r>
                      <w:r w:rsidRPr="004C674F">
                        <w:rPr>
                          <w:rFonts w:ascii="Arial" w:hAnsi="Arial" w:cs="Arial"/>
                          <w:sz w:val="18"/>
                          <w:szCs w:val="18"/>
                        </w:rPr>
                        <w:t xml:space="preserve"> across eight lags, computed using mean reaction time (RT) for each block RTs were mean-centered and linearly detrended at the participant level before autocorrelation step. Participants with </w:t>
                      </w:r>
                      <w:r w:rsidR="00D221DB" w:rsidRPr="00D221DB">
                        <w:rPr>
                          <w:rFonts w:ascii="Arial" w:hAnsi="Arial" w:cs="Arial"/>
                          <w:sz w:val="18"/>
                          <w:szCs w:val="18"/>
                        </w:rPr>
                        <w:t>without</w:t>
                      </w:r>
                      <w:r w:rsidR="00D221DB">
                        <w:rPr>
                          <w:rFonts w:ascii="Arial" w:hAnsi="Arial" w:cs="Arial"/>
                          <w:sz w:val="18"/>
                          <w:szCs w:val="18"/>
                        </w:rPr>
                        <w:t xml:space="preserve"> </w:t>
                      </w:r>
                      <w:r w:rsidRPr="004C674F">
                        <w:rPr>
                          <w:rFonts w:ascii="Arial" w:hAnsi="Arial" w:cs="Arial"/>
                          <w:sz w:val="18"/>
                          <w:szCs w:val="18"/>
                        </w:rPr>
                        <w:t xml:space="preserve">active SI show a pronounced rhythmic pattern, characterized by positive correlations at even lags and negative correlations at odd lags, consistent with entrainment to the alternating block structure. In contrast, participants with active SI exhibit weaker and short-lived autocorrelation, </w:t>
                      </w:r>
                      <w:r w:rsidR="00F1799F">
                        <w:rPr>
                          <w:rFonts w:ascii="Arial" w:hAnsi="Arial" w:cs="Arial"/>
                          <w:sz w:val="18"/>
                          <w:szCs w:val="18"/>
                        </w:rPr>
                        <w:t>present</w:t>
                      </w:r>
                      <w:r w:rsidR="00F1799F" w:rsidRPr="004C674F">
                        <w:rPr>
                          <w:rFonts w:ascii="Arial" w:hAnsi="Arial" w:cs="Arial"/>
                          <w:sz w:val="18"/>
                          <w:szCs w:val="18"/>
                        </w:rPr>
                        <w:t xml:space="preserve"> </w:t>
                      </w:r>
                      <w:r w:rsidRPr="004C674F">
                        <w:rPr>
                          <w:rFonts w:ascii="Arial" w:hAnsi="Arial" w:cs="Arial"/>
                          <w:sz w:val="18"/>
                          <w:szCs w:val="18"/>
                        </w:rPr>
                        <w:t xml:space="preserve">for only one to two lags. </w:t>
                      </w:r>
                      <w:r w:rsidRPr="004C674F">
                        <w:rPr>
                          <w:rFonts w:ascii="Arial" w:hAnsi="Arial" w:cs="Arial"/>
                          <w:b/>
                          <w:bCs/>
                          <w:sz w:val="18"/>
                          <w:szCs w:val="18"/>
                        </w:rPr>
                        <w:t>(D)</w:t>
                      </w:r>
                      <w:r w:rsidRPr="004C674F">
                        <w:rPr>
                          <w:rFonts w:ascii="Arial" w:hAnsi="Arial" w:cs="Arial"/>
                          <w:sz w:val="18"/>
                          <w:szCs w:val="18"/>
                        </w:rPr>
                        <w:t xml:space="preserve"> </w:t>
                      </w:r>
                      <w:r w:rsidR="009F3AD0" w:rsidRPr="009F3AD0">
                        <w:rPr>
                          <w:rFonts w:ascii="Arial" w:hAnsi="Arial" w:cs="Arial"/>
                          <w:sz w:val="18"/>
                          <w:szCs w:val="18"/>
                        </w:rPr>
                        <w:t xml:space="preserve">When block order is permuted, the group difference in the rhythm index falls within a null distribution centered near zero. The observed difference from the true data (red line) lies outside this distribution, confirming that the rhythmic structure seen in (C) depends on the task-defined block arrangement rather than nonspecific temporal dependencies. </w:t>
                      </w:r>
                      <w:r w:rsidRPr="004C674F">
                        <w:rPr>
                          <w:rFonts w:ascii="Arial" w:hAnsi="Arial" w:cs="Arial"/>
                          <w:b/>
                          <w:bCs/>
                          <w:sz w:val="18"/>
                          <w:szCs w:val="18"/>
                        </w:rPr>
                        <w:t>(E)</w:t>
                      </w:r>
                      <w:r w:rsidRPr="004C674F">
                        <w:rPr>
                          <w:rFonts w:ascii="Arial" w:hAnsi="Arial" w:cs="Arial"/>
                          <w:sz w:val="18"/>
                          <w:szCs w:val="18"/>
                        </w:rPr>
                        <w:t xml:space="preserve"> </w:t>
                      </w:r>
                      <w:r w:rsidR="00F1799F">
                        <w:rPr>
                          <w:rFonts w:ascii="Arial" w:hAnsi="Arial" w:cs="Arial"/>
                          <w:sz w:val="18"/>
                          <w:szCs w:val="18"/>
                        </w:rPr>
                        <w:t>ACF</w:t>
                      </w:r>
                      <w:r w:rsidRPr="004C674F">
                        <w:rPr>
                          <w:rFonts w:ascii="Arial" w:hAnsi="Arial" w:cs="Arial"/>
                          <w:sz w:val="18"/>
                          <w:szCs w:val="18"/>
                        </w:rPr>
                        <w:t xml:space="preserve"> from an independent online implementation of the BDIAT using shorter blocks (10 trials per block</w:t>
                      </w:r>
                      <w:r w:rsidR="00F1799F">
                        <w:rPr>
                          <w:rFonts w:ascii="Arial" w:hAnsi="Arial" w:cs="Arial"/>
                          <w:sz w:val="18"/>
                          <w:szCs w:val="18"/>
                        </w:rPr>
                        <w:t>,</w:t>
                      </w:r>
                      <w:r w:rsidRPr="004C674F">
                        <w:rPr>
                          <w:rFonts w:ascii="Arial" w:hAnsi="Arial" w:cs="Arial"/>
                          <w:sz w:val="18"/>
                          <w:szCs w:val="18"/>
                        </w:rPr>
                        <w:t xml:space="preserve"> 36 alternating </w:t>
                      </w:r>
                      <w:r w:rsidR="004C674F" w:rsidRPr="004C674F">
                        <w:rPr>
                          <w:rFonts w:ascii="Arial" w:hAnsi="Arial" w:cs="Arial"/>
                          <w:sz w:val="18"/>
                          <w:szCs w:val="18"/>
                        </w:rPr>
                        <w:t>“</w:t>
                      </w:r>
                      <w:r w:rsidRPr="004C674F">
                        <w:rPr>
                          <w:rFonts w:ascii="Arial" w:hAnsi="Arial" w:cs="Arial"/>
                          <w:sz w:val="18"/>
                          <w:szCs w:val="18"/>
                        </w:rPr>
                        <w:t>Death + Me</w:t>
                      </w:r>
                      <w:r w:rsidR="004C674F" w:rsidRPr="004C674F">
                        <w:rPr>
                          <w:rFonts w:ascii="Arial" w:hAnsi="Arial" w:cs="Arial"/>
                          <w:sz w:val="18"/>
                          <w:szCs w:val="18"/>
                        </w:rPr>
                        <w:t>”</w:t>
                      </w:r>
                      <w:r w:rsidRPr="004C674F">
                        <w:rPr>
                          <w:rFonts w:ascii="Arial" w:hAnsi="Arial" w:cs="Arial"/>
                          <w:sz w:val="18"/>
                          <w:szCs w:val="18"/>
                        </w:rPr>
                        <w:t xml:space="preserve"> and </w:t>
                      </w:r>
                      <w:r w:rsidR="004C674F" w:rsidRPr="004C674F">
                        <w:rPr>
                          <w:rFonts w:ascii="Arial" w:hAnsi="Arial" w:cs="Arial"/>
                          <w:sz w:val="18"/>
                          <w:szCs w:val="18"/>
                        </w:rPr>
                        <w:t>“</w:t>
                      </w:r>
                      <w:r w:rsidRPr="004C674F">
                        <w:rPr>
                          <w:rFonts w:ascii="Arial" w:hAnsi="Arial" w:cs="Arial"/>
                          <w:sz w:val="18"/>
                          <w:szCs w:val="18"/>
                        </w:rPr>
                        <w:t>Life + Me</w:t>
                      </w:r>
                      <w:r w:rsidR="004C674F" w:rsidRPr="004C674F">
                        <w:rPr>
                          <w:rFonts w:ascii="Arial" w:hAnsi="Arial" w:cs="Arial"/>
                          <w:sz w:val="18"/>
                          <w:szCs w:val="18"/>
                        </w:rPr>
                        <w:t>”</w:t>
                      </w:r>
                      <w:r w:rsidRPr="004C674F">
                        <w:rPr>
                          <w:rFonts w:ascii="Arial" w:hAnsi="Arial" w:cs="Arial"/>
                          <w:sz w:val="18"/>
                          <w:szCs w:val="18"/>
                        </w:rPr>
                        <w:t xml:space="preserve"> blocks). Reaction times were detrended and mean-centered within participants prior to analysis. Despite differences in task length, experimental control, and the absence of EMA-based grouping, the block-level ACFs exhibit a similar oscillatory structure to the primary study, indicating robust rhythmic entrainment to block alternation across task variants and data-collection settings.</w:t>
                      </w:r>
                    </w:p>
                  </w:txbxContent>
                </v:textbox>
                <w10:wrap type="topAndBottom" anchorx="margin"/>
              </v:shape>
            </w:pict>
          </mc:Fallback>
        </mc:AlternateContent>
      </w:r>
      <w:r w:rsidR="00E85389" w:rsidRPr="008575F7">
        <w:rPr>
          <w:rFonts w:ascii="Arial" w:hAnsi="Arial" w:cs="Arial"/>
          <w:noProof/>
          <w:color w:val="000000"/>
          <w:sz w:val="20"/>
          <w:szCs w:val="20"/>
        </w:rPr>
        <mc:AlternateContent>
          <mc:Choice Requires="wps">
            <w:drawing>
              <wp:anchor distT="0" distB="0" distL="114300" distR="114300" simplePos="0" relativeHeight="251821056" behindDoc="0" locked="0" layoutInCell="1" allowOverlap="1" wp14:anchorId="67BF9DF7" wp14:editId="18DB412F">
                <wp:simplePos x="0" y="0"/>
                <wp:positionH relativeFrom="column">
                  <wp:posOffset>3768725</wp:posOffset>
                </wp:positionH>
                <wp:positionV relativeFrom="paragraph">
                  <wp:posOffset>166370</wp:posOffset>
                </wp:positionV>
                <wp:extent cx="263525" cy="274955"/>
                <wp:effectExtent l="0" t="0" r="3175" b="0"/>
                <wp:wrapNone/>
                <wp:docPr id="45"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7834DE83" w14:textId="75B52923" w:rsidR="00C36452" w:rsidRPr="00321AB9" w:rsidRDefault="00C36452" w:rsidP="00C36452">
                            <w:pPr>
                              <w:rPr>
                                <w:b/>
                                <w:bCs/>
                              </w:rPr>
                            </w:pPr>
                            <w:r>
                              <w:rPr>
                                <w:b/>
                                <w:bCs/>
                              </w:rPr>
                              <w:t>C</w:t>
                            </w:r>
                            <w:r>
                              <w:rPr>
                                <w:noProof/>
                              </w:rPr>
                              <w:drawing>
                                <wp:inline distT="0" distB="0" distL="0" distR="0" wp14:anchorId="1F494566" wp14:editId="58F80CA1">
                                  <wp:extent cx="74295" cy="85090"/>
                                  <wp:effectExtent l="0" t="0" r="1905" b="3810"/>
                                  <wp:docPr id="80143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F9DF7" id="_x0000_s1034" type="#_x0000_t202" style="position:absolute;margin-left:296.75pt;margin-top:13.1pt;width:20.75pt;height:21.6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" fillcolor="white [3201]" stroked="f" strokeweight=".5pt">
                <v:textbox>
                  <w:txbxContent>
                    <w:p w14:paraId="7834DE83" w14:textId="75B52923" w:rsidR="00C36452" w:rsidRPr="00321AB9" w:rsidRDefault="00C36452" w:rsidP="00C36452">
                      <w:pPr>
                        <w:rPr>
                          <w:b/>
                          <w:bCs/>
                        </w:rPr>
                      </w:pPr>
                      <w:r>
                        <w:rPr>
                          <w:b/>
                          <w:bCs/>
                        </w:rPr>
                        <w:t>C</w:t>
                      </w:r>
                      <w:r>
                        <w:rPr>
                          <w:noProof/>
                        </w:rPr>
                        <w:drawing>
                          <wp:inline distT="0" distB="0" distL="0" distR="0" wp14:anchorId="1F494566" wp14:editId="58F80CA1">
                            <wp:extent cx="74295" cy="85090"/>
                            <wp:effectExtent l="0" t="0" r="1905" b="3810"/>
                            <wp:docPr id="80143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E85389" w:rsidRPr="008575F7">
        <w:rPr>
          <w:rFonts w:ascii="Arial" w:hAnsi="Arial" w:cs="Arial"/>
          <w:noProof/>
          <w:color w:val="000000"/>
          <w:sz w:val="20"/>
          <w:szCs w:val="20"/>
        </w:rPr>
        <mc:AlternateContent>
          <mc:Choice Requires="wps">
            <w:drawing>
              <wp:anchor distT="0" distB="0" distL="114300" distR="114300" simplePos="0" relativeHeight="251819008" behindDoc="0" locked="0" layoutInCell="1" allowOverlap="1" wp14:anchorId="158A1ACE" wp14:editId="537D2464">
                <wp:simplePos x="0" y="0"/>
                <wp:positionH relativeFrom="column">
                  <wp:posOffset>1939925</wp:posOffset>
                </wp:positionH>
                <wp:positionV relativeFrom="paragraph">
                  <wp:posOffset>169545</wp:posOffset>
                </wp:positionV>
                <wp:extent cx="263525" cy="274955"/>
                <wp:effectExtent l="0" t="0" r="3175" b="0"/>
                <wp:wrapNone/>
                <wp:docPr id="43"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4C7D7155" w14:textId="1932BE03" w:rsidR="00C36452" w:rsidRPr="00321AB9" w:rsidRDefault="00C36452" w:rsidP="00C36452">
                            <w:pPr>
                              <w:rPr>
                                <w:b/>
                                <w:bCs/>
                              </w:rPr>
                            </w:pPr>
                            <w:r>
                              <w:rPr>
                                <w:b/>
                                <w:bCs/>
                              </w:rPr>
                              <w:t>B</w:t>
                            </w:r>
                            <w:r>
                              <w:rPr>
                                <w:noProof/>
                              </w:rPr>
                              <w:drawing>
                                <wp:inline distT="0" distB="0" distL="0" distR="0" wp14:anchorId="0371B435" wp14:editId="3C1AFF11">
                                  <wp:extent cx="74295" cy="85090"/>
                                  <wp:effectExtent l="0" t="0" r="1905" b="3810"/>
                                  <wp:docPr id="80143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8A1ACE" id="_x0000_s1035" type="#_x0000_t202" style="position:absolute;margin-left:152.75pt;margin-top:13.35pt;width:20.75pt;height:21.6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" fillcolor="white [3201]" stroked="f" strokeweight=".5pt">
                <v:textbox>
                  <w:txbxContent>
                    <w:p w14:paraId="4C7D7155" w14:textId="1932BE03" w:rsidR="00C36452" w:rsidRPr="00321AB9" w:rsidRDefault="00C36452" w:rsidP="00C36452">
                      <w:pPr>
                        <w:rPr>
                          <w:b/>
                          <w:bCs/>
                        </w:rPr>
                      </w:pPr>
                      <w:r>
                        <w:rPr>
                          <w:b/>
                          <w:bCs/>
                        </w:rPr>
                        <w:t>B</w:t>
                      </w:r>
                      <w:r>
                        <w:rPr>
                          <w:noProof/>
                        </w:rPr>
                        <w:drawing>
                          <wp:inline distT="0" distB="0" distL="0" distR="0" wp14:anchorId="0371B435" wp14:editId="3C1AFF11">
                            <wp:extent cx="74295" cy="85090"/>
                            <wp:effectExtent l="0" t="0" r="1905" b="3810"/>
                            <wp:docPr id="80143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E85389" w:rsidRPr="008575F7">
        <w:rPr>
          <w:rFonts w:ascii="Arial" w:hAnsi="Arial" w:cs="Arial"/>
          <w:noProof/>
          <w:color w:val="000000"/>
          <w:sz w:val="20"/>
          <w:szCs w:val="20"/>
        </w:rPr>
        <mc:AlternateContent>
          <mc:Choice Requires="wps">
            <w:drawing>
              <wp:anchor distT="0" distB="0" distL="114300" distR="114300" simplePos="0" relativeHeight="251748352" behindDoc="0" locked="0" layoutInCell="1" allowOverlap="1" wp14:anchorId="6C890D81" wp14:editId="0EAA8970">
                <wp:simplePos x="0" y="0"/>
                <wp:positionH relativeFrom="column">
                  <wp:posOffset>118110</wp:posOffset>
                </wp:positionH>
                <wp:positionV relativeFrom="paragraph">
                  <wp:posOffset>168910</wp:posOffset>
                </wp:positionV>
                <wp:extent cx="263525" cy="274955"/>
                <wp:effectExtent l="0" t="0" r="3175" b="0"/>
                <wp:wrapNone/>
                <wp:docPr id="337450960"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2E361799" w14:textId="77777777" w:rsidR="008575F7" w:rsidRPr="00321AB9" w:rsidRDefault="008575F7" w:rsidP="008575F7">
                            <w:pPr>
                              <w:rPr>
                                <w:b/>
                                <w:bCs/>
                              </w:rPr>
                            </w:pPr>
                            <w:r w:rsidRPr="00321AB9">
                              <w:rPr>
                                <w:b/>
                                <w:bCs/>
                              </w:rPr>
                              <w:t>A</w:t>
                            </w:r>
                            <w:r>
                              <w:rPr>
                                <w:noProof/>
                              </w:rPr>
                              <w:drawing>
                                <wp:inline distT="0" distB="0" distL="0" distR="0" wp14:anchorId="6C341A54" wp14:editId="25E2E8E0">
                                  <wp:extent cx="74295" cy="85090"/>
                                  <wp:effectExtent l="0" t="0" r="1905" b="3810"/>
                                  <wp:docPr id="8014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890D81" id="_x0000_s1036" type="#_x0000_t202" style="position:absolute;margin-left:9.3pt;margin-top:13.3pt;width:20.75pt;height:21.6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" fillcolor="white [3201]" stroked="f" strokeweight=".5pt">
                <v:textbox>
                  <w:txbxContent>
                    <w:p w14:paraId="2E361799" w14:textId="77777777" w:rsidR="008575F7" w:rsidRPr="00321AB9" w:rsidRDefault="008575F7" w:rsidP="008575F7">
                      <w:pPr>
                        <w:rPr>
                          <w:b/>
                          <w:bCs/>
                        </w:rPr>
                      </w:pPr>
                      <w:r w:rsidRPr="00321AB9">
                        <w:rPr>
                          <w:b/>
                          <w:bCs/>
                        </w:rPr>
                        <w:t>A</w:t>
                      </w:r>
                      <w:r>
                        <w:rPr>
                          <w:noProof/>
                        </w:rPr>
                        <w:drawing>
                          <wp:inline distT="0" distB="0" distL="0" distR="0" wp14:anchorId="6C341A54" wp14:editId="25E2E8E0">
                            <wp:extent cx="74295" cy="85090"/>
                            <wp:effectExtent l="0" t="0" r="1905" b="3810"/>
                            <wp:docPr id="8014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E85389" w:rsidRPr="008575F7">
        <w:rPr>
          <w:rFonts w:ascii="Arial" w:hAnsi="Arial" w:cs="Arial"/>
          <w:noProof/>
          <w:color w:val="000000"/>
          <w:sz w:val="20"/>
          <w:szCs w:val="20"/>
        </w:rPr>
        <mc:AlternateContent>
          <mc:Choice Requires="wps">
            <w:drawing>
              <wp:anchor distT="0" distB="0" distL="114300" distR="114300" simplePos="0" relativeHeight="251823104" behindDoc="0" locked="0" layoutInCell="1" allowOverlap="1" wp14:anchorId="2EC5D0F8" wp14:editId="71B5B7C5">
                <wp:simplePos x="0" y="0"/>
                <wp:positionH relativeFrom="column">
                  <wp:posOffset>304800</wp:posOffset>
                </wp:positionH>
                <wp:positionV relativeFrom="paragraph">
                  <wp:posOffset>2226945</wp:posOffset>
                </wp:positionV>
                <wp:extent cx="263525" cy="274955"/>
                <wp:effectExtent l="0" t="0" r="3175" b="0"/>
                <wp:wrapNone/>
                <wp:docPr id="47" name="Text Box 2"/>
                <wp:cNvGraphicFramePr/>
                <a:graphic xmlns:a="http://schemas.openxmlformats.org/drawingml/2006/main">
                  <a:graphicData uri="http://schemas.microsoft.com/office/word/2010/wordprocessingShape">
                    <wps:wsp>
                      <wps:cNvSpPr txBox="1"/>
                      <wps:spPr>
                        <a:xfrm>
                          <a:off x="0" y="0"/>
                          <a:ext cx="263525" cy="274955"/>
                        </a:xfrm>
                        <a:prstGeom prst="rect">
                          <a:avLst/>
                        </a:prstGeom>
                        <a:solidFill>
                          <a:schemeClr val="lt1"/>
                        </a:solidFill>
                        <a:ln w="6350">
                          <a:noFill/>
                        </a:ln>
                      </wps:spPr>
                      <wps:txbx>
                        <w:txbxContent>
                          <w:p w14:paraId="73288293" w14:textId="6E4AF768" w:rsidR="00676567" w:rsidRPr="00321AB9" w:rsidRDefault="00676567" w:rsidP="00676567">
                            <w:pPr>
                              <w:rPr>
                                <w:b/>
                                <w:bCs/>
                              </w:rPr>
                            </w:pPr>
                            <w:r>
                              <w:rPr>
                                <w:b/>
                                <w:bCs/>
                              </w:rPr>
                              <w:t>D</w:t>
                            </w:r>
                            <w:r>
                              <w:rPr>
                                <w:noProof/>
                              </w:rPr>
                              <w:drawing>
                                <wp:inline distT="0" distB="0" distL="0" distR="0" wp14:anchorId="7A312EBE" wp14:editId="4BDB2B54">
                                  <wp:extent cx="74295" cy="85090"/>
                                  <wp:effectExtent l="0" t="0" r="1905" b="3810"/>
                                  <wp:docPr id="80143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5D0F8" id="_x0000_s1037" type="#_x0000_t202" style="position:absolute;margin-left:24pt;margin-top:175.35pt;width:20.75pt;height:21.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" fillcolor="white [3201]" stroked="f" strokeweight=".5pt">
                <v:textbox>
                  <w:txbxContent>
                    <w:p w14:paraId="73288293" w14:textId="6E4AF768" w:rsidR="00676567" w:rsidRPr="00321AB9" w:rsidRDefault="00676567" w:rsidP="00676567">
                      <w:pPr>
                        <w:rPr>
                          <w:b/>
                          <w:bCs/>
                        </w:rPr>
                      </w:pPr>
                      <w:r>
                        <w:rPr>
                          <w:b/>
                          <w:bCs/>
                        </w:rPr>
                        <w:t>D</w:t>
                      </w:r>
                      <w:r>
                        <w:rPr>
                          <w:noProof/>
                        </w:rPr>
                        <w:drawing>
                          <wp:inline distT="0" distB="0" distL="0" distR="0" wp14:anchorId="7A312EBE" wp14:editId="4BDB2B54">
                            <wp:extent cx="74295" cy="85090"/>
                            <wp:effectExtent l="0" t="0" r="1905" b="3810"/>
                            <wp:docPr id="80143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661" name=""/>
                                    <pic:cNvPicPr/>
                                  </pic:nvPicPr>
                                  <pic:blipFill>
                                    <a:blip r:embed="rId20"/>
                                    <a:stretch>
                                      <a:fillRect/>
                                    </a:stretch>
                                  </pic:blipFill>
                                  <pic:spPr>
                                    <a:xfrm>
                                      <a:off x="0" y="0"/>
                                      <a:ext cx="74295" cy="85090"/>
                                    </a:xfrm>
                                    <a:prstGeom prst="rect">
                                      <a:avLst/>
                                    </a:prstGeom>
                                  </pic:spPr>
                                </pic:pic>
                              </a:graphicData>
                            </a:graphic>
                          </wp:inline>
                        </w:drawing>
                      </w:r>
                    </w:p>
                  </w:txbxContent>
                </v:textbox>
              </v:shape>
            </w:pict>
          </mc:Fallback>
        </mc:AlternateContent>
      </w:r>
      <w:r w:rsidR="00C36452">
        <w:rPr>
          <w:rFonts w:ascii="Arial" w:hAnsi="Arial" w:cs="Arial"/>
          <w:noProof/>
          <w:color w:val="000000"/>
          <w:sz w:val="20"/>
          <w:szCs w:val="20"/>
        </w:rPr>
        <w:drawing>
          <wp:anchor distT="0" distB="0" distL="114300" distR="114300" simplePos="0" relativeHeight="251814912" behindDoc="0" locked="0" layoutInCell="1" allowOverlap="1" wp14:anchorId="32E77F3C" wp14:editId="2C3C6C6E">
            <wp:simplePos x="0" y="0"/>
            <wp:positionH relativeFrom="margin">
              <wp:posOffset>2064385</wp:posOffset>
            </wp:positionH>
            <wp:positionV relativeFrom="paragraph">
              <wp:posOffset>448945</wp:posOffset>
            </wp:positionV>
            <wp:extent cx="1478280" cy="1371600"/>
            <wp:effectExtent l="0" t="0" r="7620" b="0"/>
            <wp:wrapTopAndBottom/>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pic:cNvPicPr/>
                  </pic:nvPicPr>
                  <pic:blipFill rotWithShape="1">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rcRect t="7234"/>
                    <a:stretch/>
                  </pic:blipFill>
                  <pic:spPr bwMode="auto">
                    <a:xfrm>
                      <a:off x="0" y="0"/>
                      <a:ext cx="1478280" cy="137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133D" w:rsidRPr="00F649EE">
        <w:rPr>
          <w:rFonts w:ascii="Arial" w:hAnsi="Arial" w:cs="Arial"/>
          <w:b/>
          <w:color w:val="000000"/>
          <w:sz w:val="20"/>
          <w:szCs w:val="20"/>
        </w:rPr>
        <w:t>Fig</w:t>
      </w:r>
      <w:r w:rsidR="00980C22">
        <w:rPr>
          <w:rFonts w:ascii="Arial" w:hAnsi="Arial" w:cs="Arial"/>
          <w:b/>
          <w:color w:val="000000"/>
          <w:sz w:val="20"/>
          <w:szCs w:val="20"/>
        </w:rPr>
        <w:t>ure</w:t>
      </w:r>
      <w:r w:rsidR="00E6133D" w:rsidRPr="00F649EE">
        <w:rPr>
          <w:rFonts w:ascii="Arial" w:hAnsi="Arial" w:cs="Arial"/>
          <w:b/>
          <w:color w:val="000000"/>
          <w:sz w:val="20"/>
          <w:szCs w:val="20"/>
        </w:rPr>
        <w:t xml:space="preserve"> 2. </w:t>
      </w:r>
      <w:r w:rsidR="00F66AA6">
        <w:rPr>
          <w:rFonts w:ascii="Arial" w:hAnsi="Arial" w:cs="Arial"/>
          <w:color w:val="000000"/>
          <w:sz w:val="20"/>
          <w:szCs w:val="20"/>
        </w:rPr>
        <w:br w:type="page"/>
      </w:r>
    </w:p>
    <w:p w14:paraId="5B1B15F8" w14:textId="250B0FFD" w:rsidR="00F66AA6" w:rsidRPr="00D950D1" w:rsidRDefault="002C2BEC" w:rsidP="00D950D1">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noProof/>
          <w:color w:val="000000"/>
          <w:sz w:val="20"/>
          <w:szCs w:val="20"/>
        </w:rPr>
        <w:lastRenderedPageBreak/>
        <w:drawing>
          <wp:anchor distT="0" distB="0" distL="114300" distR="114300" simplePos="0" relativeHeight="251856896" behindDoc="0" locked="0" layoutInCell="1" allowOverlap="1" wp14:anchorId="2B7BE48C" wp14:editId="1B7C06EC">
            <wp:simplePos x="0" y="0"/>
            <wp:positionH relativeFrom="column">
              <wp:posOffset>2800350</wp:posOffset>
            </wp:positionH>
            <wp:positionV relativeFrom="paragraph">
              <wp:posOffset>2620645</wp:posOffset>
            </wp:positionV>
            <wp:extent cx="2571750" cy="1485900"/>
            <wp:effectExtent l="0" t="0" r="0" b="0"/>
            <wp:wrapTopAndBottom/>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571750" cy="14859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rPr>
        <w:drawing>
          <wp:anchor distT="0" distB="0" distL="114300" distR="114300" simplePos="0" relativeHeight="251855872" behindDoc="0" locked="0" layoutInCell="1" allowOverlap="1" wp14:anchorId="263B2EB5" wp14:editId="136BBFE9">
            <wp:simplePos x="0" y="0"/>
            <wp:positionH relativeFrom="column">
              <wp:posOffset>114300</wp:posOffset>
            </wp:positionH>
            <wp:positionV relativeFrom="paragraph">
              <wp:posOffset>2620645</wp:posOffset>
            </wp:positionV>
            <wp:extent cx="2628900" cy="1518920"/>
            <wp:effectExtent l="0" t="0" r="0" b="5080"/>
            <wp:wrapTopAndBottom/>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628900" cy="1518920"/>
                    </a:xfrm>
                    <a:prstGeom prst="rect">
                      <a:avLst/>
                    </a:prstGeom>
                  </pic:spPr>
                </pic:pic>
              </a:graphicData>
            </a:graphic>
            <wp14:sizeRelH relativeFrom="page">
              <wp14:pctWidth>0</wp14:pctWidth>
            </wp14:sizeRelH>
            <wp14:sizeRelV relativeFrom="page">
              <wp14:pctHeight>0</wp14:pctHeight>
            </wp14:sizeRelV>
          </wp:anchor>
        </w:drawing>
      </w:r>
      <w:r w:rsidR="00B10038">
        <w:rPr>
          <w:rFonts w:ascii="Arial" w:hAnsi="Arial" w:cs="Arial"/>
          <w:noProof/>
          <w:sz w:val="20"/>
          <w:szCs w:val="20"/>
        </w:rPr>
        <w:drawing>
          <wp:anchor distT="0" distB="0" distL="114300" distR="114300" simplePos="0" relativeHeight="251854848" behindDoc="0" locked="0" layoutInCell="1" allowOverlap="1" wp14:anchorId="03447A5D" wp14:editId="56163A8D">
            <wp:simplePos x="0" y="0"/>
            <wp:positionH relativeFrom="column">
              <wp:posOffset>2743200</wp:posOffset>
            </wp:positionH>
            <wp:positionV relativeFrom="paragraph">
              <wp:posOffset>677545</wp:posOffset>
            </wp:positionV>
            <wp:extent cx="2628900" cy="1518285"/>
            <wp:effectExtent l="0" t="0" r="0" b="5715"/>
            <wp:wrapTopAndBottom/>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628900" cy="1518285"/>
                    </a:xfrm>
                    <a:prstGeom prst="rect">
                      <a:avLst/>
                    </a:prstGeom>
                  </pic:spPr>
                </pic:pic>
              </a:graphicData>
            </a:graphic>
            <wp14:sizeRelH relativeFrom="page">
              <wp14:pctWidth>0</wp14:pctWidth>
            </wp14:sizeRelH>
            <wp14:sizeRelV relativeFrom="page">
              <wp14:pctHeight>0</wp14:pctHeight>
            </wp14:sizeRelV>
          </wp:anchor>
        </w:drawing>
      </w:r>
      <w:r w:rsidR="00B10038">
        <w:rPr>
          <w:rFonts w:ascii="Arial" w:hAnsi="Arial" w:cs="Arial"/>
          <w:noProof/>
          <w:color w:val="000000"/>
          <w:sz w:val="20"/>
          <w:szCs w:val="20"/>
        </w:rPr>
        <w:drawing>
          <wp:anchor distT="0" distB="0" distL="114300" distR="114300" simplePos="0" relativeHeight="251853824" behindDoc="0" locked="0" layoutInCell="1" allowOverlap="1" wp14:anchorId="15EF7018" wp14:editId="5A9925A8">
            <wp:simplePos x="0" y="0"/>
            <wp:positionH relativeFrom="column">
              <wp:posOffset>82550</wp:posOffset>
            </wp:positionH>
            <wp:positionV relativeFrom="paragraph">
              <wp:posOffset>677545</wp:posOffset>
            </wp:positionV>
            <wp:extent cx="2592705" cy="1497965"/>
            <wp:effectExtent l="0" t="0" r="0" b="6985"/>
            <wp:wrapTopAndBottom/>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2592705" cy="1497965"/>
                    </a:xfrm>
                    <a:prstGeom prst="rect">
                      <a:avLst/>
                    </a:prstGeom>
                  </pic:spPr>
                </pic:pic>
              </a:graphicData>
            </a:graphic>
            <wp14:sizeRelH relativeFrom="page">
              <wp14:pctWidth>0</wp14:pctWidth>
            </wp14:sizeRelH>
            <wp14:sizeRelV relativeFrom="page">
              <wp14:pctHeight>0</wp14:pctHeight>
            </wp14:sizeRelV>
          </wp:anchor>
        </w:drawing>
      </w:r>
      <w:r w:rsidR="00A94654">
        <w:rPr>
          <w:rFonts w:ascii="Arial" w:hAnsi="Arial" w:cs="Arial"/>
          <w:noProof/>
          <w:sz w:val="20"/>
          <w:szCs w:val="20"/>
        </w:rPr>
        <mc:AlternateContent>
          <mc:Choice Requires="wps">
            <w:drawing>
              <wp:anchor distT="0" distB="0" distL="114300" distR="114300" simplePos="0" relativeHeight="251765760" behindDoc="0" locked="0" layoutInCell="1" allowOverlap="1" wp14:anchorId="512A6EE2" wp14:editId="47A16390">
                <wp:simplePos x="0" y="0"/>
                <wp:positionH relativeFrom="margin">
                  <wp:posOffset>2854477</wp:posOffset>
                </wp:positionH>
                <wp:positionV relativeFrom="paragraph">
                  <wp:posOffset>410845</wp:posOffset>
                </wp:positionV>
                <wp:extent cx="285750" cy="266700"/>
                <wp:effectExtent l="0" t="0" r="0" b="0"/>
                <wp:wrapNone/>
                <wp:docPr id="16" name="Text Box 10"/>
                <wp:cNvGraphicFramePr/>
                <a:graphic xmlns:a="http://schemas.openxmlformats.org/drawingml/2006/main">
                  <a:graphicData uri="http://schemas.microsoft.com/office/word/2010/wordprocessingShape">
                    <wps:wsp>
                      <wps:cNvSpPr txBox="1"/>
                      <wps:spPr>
                        <a:xfrm>
                          <a:off x="0" y="0"/>
                          <a:ext cx="285750" cy="266700"/>
                        </a:xfrm>
                        <a:prstGeom prst="rect">
                          <a:avLst/>
                        </a:prstGeom>
                        <a:solidFill>
                          <a:schemeClr val="lt1"/>
                        </a:solidFill>
                        <a:ln w="6350">
                          <a:noFill/>
                        </a:ln>
                      </wps:spPr>
                      <wps:txbx>
                        <w:txbxContent>
                          <w:p w14:paraId="536B4D7D" w14:textId="1C959C0F" w:rsidR="00867B2A" w:rsidRDefault="00867B2A" w:rsidP="00867B2A">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A6EE2" id="Text Box 10" o:spid="_x0000_s1038" type="#_x0000_t202" style="position:absolute;margin-left:224.75pt;margin-top:32.35pt;width:22.5pt;height:21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" fillcolor="white [3201]" stroked="f" strokeweight=".5pt">
                <v:textbox>
                  <w:txbxContent>
                    <w:p w14:paraId="536B4D7D" w14:textId="1C959C0F" w:rsidR="00867B2A" w:rsidRDefault="00867B2A" w:rsidP="00867B2A">
                      <w:r>
                        <w:t>B</w:t>
                      </w:r>
                    </w:p>
                  </w:txbxContent>
                </v:textbox>
                <w10:wrap anchorx="margin"/>
              </v:shape>
            </w:pict>
          </mc:Fallback>
        </mc:AlternateContent>
      </w:r>
      <w:r w:rsidR="00A94654">
        <w:rPr>
          <w:rFonts w:ascii="Arial" w:hAnsi="Arial" w:cs="Arial"/>
          <w:noProof/>
          <w:sz w:val="20"/>
          <w:szCs w:val="20"/>
        </w:rPr>
        <mc:AlternateContent>
          <mc:Choice Requires="wps">
            <w:drawing>
              <wp:anchor distT="0" distB="0" distL="114300" distR="114300" simplePos="0" relativeHeight="251838464" behindDoc="0" locked="0" layoutInCell="1" allowOverlap="1" wp14:anchorId="62B78865" wp14:editId="43BD9C9E">
                <wp:simplePos x="0" y="0"/>
                <wp:positionH relativeFrom="margin">
                  <wp:posOffset>2859354</wp:posOffset>
                </wp:positionH>
                <wp:positionV relativeFrom="paragraph">
                  <wp:posOffset>2390140</wp:posOffset>
                </wp:positionV>
                <wp:extent cx="285750" cy="266700"/>
                <wp:effectExtent l="0" t="0" r="0" b="0"/>
                <wp:wrapNone/>
                <wp:docPr id="801439438" name="Text Box 10"/>
                <wp:cNvGraphicFramePr/>
                <a:graphic xmlns:a="http://schemas.openxmlformats.org/drawingml/2006/main">
                  <a:graphicData uri="http://schemas.microsoft.com/office/word/2010/wordprocessingShape">
                    <wps:wsp>
                      <wps:cNvSpPr txBox="1"/>
                      <wps:spPr>
                        <a:xfrm>
                          <a:off x="0" y="0"/>
                          <a:ext cx="285750" cy="266700"/>
                        </a:xfrm>
                        <a:prstGeom prst="rect">
                          <a:avLst/>
                        </a:prstGeom>
                        <a:solidFill>
                          <a:schemeClr val="lt1"/>
                        </a:solidFill>
                        <a:ln w="6350">
                          <a:noFill/>
                        </a:ln>
                      </wps:spPr>
                      <wps:txbx>
                        <w:txbxContent>
                          <w:p w14:paraId="248139F9" w14:textId="77EF4C91" w:rsidR="007C77D4" w:rsidRDefault="007C77D4" w:rsidP="007C77D4">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78865" id="_x0000_s1039" type="#_x0000_t202" style="position:absolute;margin-left:225.15pt;margin-top:188.2pt;width:22.5pt;height:21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" fillcolor="white [3201]" stroked="f" strokeweight=".5pt">
                <v:textbox>
                  <w:txbxContent>
                    <w:p w14:paraId="248139F9" w14:textId="77EF4C91" w:rsidR="007C77D4" w:rsidRDefault="007C77D4" w:rsidP="007C77D4">
                      <w:r>
                        <w:t>D</w:t>
                      </w:r>
                    </w:p>
                  </w:txbxContent>
                </v:textbox>
                <w10:wrap anchorx="margin"/>
              </v:shape>
            </w:pict>
          </mc:Fallback>
        </mc:AlternateContent>
      </w:r>
      <w:r w:rsidR="007C77D4">
        <w:rPr>
          <w:rFonts w:ascii="Arial" w:hAnsi="Arial" w:cs="Arial"/>
          <w:noProof/>
          <w:sz w:val="20"/>
          <w:szCs w:val="20"/>
        </w:rPr>
        <mc:AlternateContent>
          <mc:Choice Requires="wps">
            <w:drawing>
              <wp:anchor distT="0" distB="0" distL="114300" distR="114300" simplePos="0" relativeHeight="251767808" behindDoc="0" locked="0" layoutInCell="1" allowOverlap="1" wp14:anchorId="040AF6E8" wp14:editId="1DF3B728">
                <wp:simplePos x="0" y="0"/>
                <wp:positionH relativeFrom="margin">
                  <wp:posOffset>116205</wp:posOffset>
                </wp:positionH>
                <wp:positionV relativeFrom="paragraph">
                  <wp:posOffset>2354859</wp:posOffset>
                </wp:positionV>
                <wp:extent cx="285750" cy="266700"/>
                <wp:effectExtent l="0" t="0" r="0" b="0"/>
                <wp:wrapNone/>
                <wp:docPr id="17" name="Text Box 10"/>
                <wp:cNvGraphicFramePr/>
                <a:graphic xmlns:a="http://schemas.openxmlformats.org/drawingml/2006/main">
                  <a:graphicData uri="http://schemas.microsoft.com/office/word/2010/wordprocessingShape">
                    <wps:wsp>
                      <wps:cNvSpPr txBox="1"/>
                      <wps:spPr>
                        <a:xfrm>
                          <a:off x="0" y="0"/>
                          <a:ext cx="285750" cy="266700"/>
                        </a:xfrm>
                        <a:prstGeom prst="rect">
                          <a:avLst/>
                        </a:prstGeom>
                        <a:solidFill>
                          <a:schemeClr val="lt1"/>
                        </a:solidFill>
                        <a:ln w="6350">
                          <a:noFill/>
                        </a:ln>
                      </wps:spPr>
                      <wps:txbx>
                        <w:txbxContent>
                          <w:p w14:paraId="3A00D731" w14:textId="6CAC6358" w:rsidR="00867B2A" w:rsidRDefault="00867B2A" w:rsidP="00867B2A">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AF6E8" id="_x0000_s1040" type="#_x0000_t202" style="position:absolute;margin-left:9.15pt;margin-top:185.4pt;width:22.5pt;height:21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" fillcolor="white [3201]" stroked="f" strokeweight=".5pt">
                <v:textbox>
                  <w:txbxContent>
                    <w:p w14:paraId="3A00D731" w14:textId="6CAC6358" w:rsidR="00867B2A" w:rsidRDefault="00867B2A" w:rsidP="00867B2A">
                      <w:r>
                        <w:t>C</w:t>
                      </w:r>
                    </w:p>
                  </w:txbxContent>
                </v:textbox>
                <w10:wrap anchorx="margin"/>
              </v:shape>
            </w:pict>
          </mc:Fallback>
        </mc:AlternateContent>
      </w:r>
      <w:r w:rsidR="007C77D4">
        <w:rPr>
          <w:rFonts w:ascii="Arial" w:hAnsi="Arial" w:cs="Arial"/>
          <w:noProof/>
          <w:sz w:val="20"/>
          <w:szCs w:val="20"/>
        </w:rPr>
        <mc:AlternateContent>
          <mc:Choice Requires="wps">
            <w:drawing>
              <wp:anchor distT="0" distB="0" distL="114300" distR="114300" simplePos="0" relativeHeight="251761664" behindDoc="0" locked="0" layoutInCell="1" allowOverlap="1" wp14:anchorId="75301FD9" wp14:editId="2F08A15A">
                <wp:simplePos x="0" y="0"/>
                <wp:positionH relativeFrom="margin">
                  <wp:posOffset>116789</wp:posOffset>
                </wp:positionH>
                <wp:positionV relativeFrom="paragraph">
                  <wp:posOffset>403225</wp:posOffset>
                </wp:positionV>
                <wp:extent cx="285750" cy="266700"/>
                <wp:effectExtent l="0" t="0" r="0" b="0"/>
                <wp:wrapNone/>
                <wp:docPr id="1106560834" name="Text Box 10"/>
                <wp:cNvGraphicFramePr/>
                <a:graphic xmlns:a="http://schemas.openxmlformats.org/drawingml/2006/main">
                  <a:graphicData uri="http://schemas.microsoft.com/office/word/2010/wordprocessingShape">
                    <wps:wsp>
                      <wps:cNvSpPr txBox="1"/>
                      <wps:spPr>
                        <a:xfrm>
                          <a:off x="0" y="0"/>
                          <a:ext cx="285750" cy="266700"/>
                        </a:xfrm>
                        <a:prstGeom prst="rect">
                          <a:avLst/>
                        </a:prstGeom>
                        <a:solidFill>
                          <a:schemeClr val="lt1"/>
                        </a:solidFill>
                        <a:ln w="6350">
                          <a:noFill/>
                        </a:ln>
                      </wps:spPr>
                      <wps:txbx>
                        <w:txbxContent>
                          <w:p w14:paraId="59FD275C" w14:textId="77777777" w:rsidR="00867B2A" w:rsidRDefault="00867B2A" w:rsidP="00867B2A">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01FD9" id="_x0000_s1041" type="#_x0000_t202" style="position:absolute;margin-left:9.2pt;margin-top:31.75pt;width:22.5pt;height:21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" fillcolor="white [3201]" stroked="f" strokeweight=".5pt">
                <v:textbox>
                  <w:txbxContent>
                    <w:p w14:paraId="59FD275C" w14:textId="77777777" w:rsidR="00867B2A" w:rsidRDefault="00867B2A" w:rsidP="00867B2A">
                      <w:r>
                        <w:t>A</w:t>
                      </w:r>
                    </w:p>
                  </w:txbxContent>
                </v:textbox>
                <w10:wrap anchorx="margin"/>
              </v:shape>
            </w:pict>
          </mc:Fallback>
        </mc:AlternateContent>
      </w:r>
      <w:r w:rsidR="0078546D" w:rsidRPr="00F66AA6">
        <w:rPr>
          <w:rFonts w:ascii="Arial" w:hAnsi="Arial" w:cs="Arial"/>
          <w:noProof/>
          <w:color w:val="000000"/>
          <w:sz w:val="20"/>
          <w:szCs w:val="20"/>
        </w:rPr>
        <mc:AlternateContent>
          <mc:Choice Requires="wps">
            <w:drawing>
              <wp:anchor distT="0" distB="0" distL="114300" distR="114300" simplePos="0" relativeHeight="251759616" behindDoc="0" locked="0" layoutInCell="1" allowOverlap="1" wp14:anchorId="55CB05CD" wp14:editId="5DD2FD2F">
                <wp:simplePos x="0" y="0"/>
                <wp:positionH relativeFrom="margin">
                  <wp:posOffset>0</wp:posOffset>
                </wp:positionH>
                <wp:positionV relativeFrom="paragraph">
                  <wp:posOffset>4343857</wp:posOffset>
                </wp:positionV>
                <wp:extent cx="5485130" cy="635"/>
                <wp:effectExtent l="0" t="0" r="1270" b="0"/>
                <wp:wrapTopAndBottom/>
                <wp:docPr id="15" name="Text Box 1"/>
                <wp:cNvGraphicFramePr/>
                <a:graphic xmlns:a="http://schemas.openxmlformats.org/drawingml/2006/main">
                  <a:graphicData uri="http://schemas.microsoft.com/office/word/2010/wordprocessingShape">
                    <wps:wsp>
                      <wps:cNvSpPr txBox="1"/>
                      <wps:spPr>
                        <a:xfrm>
                          <a:off x="0" y="0"/>
                          <a:ext cx="5485130" cy="635"/>
                        </a:xfrm>
                        <a:prstGeom prst="rect">
                          <a:avLst/>
                        </a:prstGeom>
                        <a:solidFill>
                          <a:prstClr val="white"/>
                        </a:solidFill>
                        <a:ln>
                          <a:noFill/>
                        </a:ln>
                      </wps:spPr>
                      <wps:txbx>
                        <w:txbxContent>
                          <w:p w14:paraId="3281FFE6" w14:textId="2E543F92" w:rsidR="00867B2A" w:rsidRPr="00D72D56" w:rsidRDefault="00867B2A" w:rsidP="001E3A3F">
                            <w:pPr>
                              <w:pStyle w:val="NormalWeb"/>
                              <w:jc w:val="center"/>
                              <w:rPr>
                                <w:rFonts w:ascii="Arial" w:hAnsi="Arial" w:cs="Arial"/>
                                <w:sz w:val="18"/>
                                <w:szCs w:val="18"/>
                              </w:rPr>
                            </w:pPr>
                            <w:r w:rsidRPr="004C674F">
                              <w:rPr>
                                <w:rFonts w:ascii="Arial" w:hAnsi="Arial" w:cs="Arial"/>
                                <w:b/>
                                <w:bCs/>
                                <w:sz w:val="18"/>
                                <w:szCs w:val="18"/>
                              </w:rPr>
                              <w:t xml:space="preserve">Figure </w:t>
                            </w:r>
                            <w:r w:rsidRPr="004C674F">
                              <w:rPr>
                                <w:rFonts w:ascii="Arial" w:hAnsi="Arial" w:cs="Arial"/>
                                <w:b/>
                                <w:bCs/>
                                <w:sz w:val="18"/>
                                <w:szCs w:val="18"/>
                              </w:rPr>
                              <w:fldChar w:fldCharType="begin"/>
                            </w:r>
                            <w:r w:rsidRPr="004C674F">
                              <w:rPr>
                                <w:rFonts w:ascii="Arial" w:hAnsi="Arial" w:cs="Arial"/>
                                <w:b/>
                                <w:bCs/>
                                <w:sz w:val="18"/>
                                <w:szCs w:val="18"/>
                              </w:rPr>
                              <w:instrText xml:space="preserve"> SEQ Figure \* ARABIC </w:instrText>
                            </w:r>
                            <w:r w:rsidRPr="004C674F">
                              <w:rPr>
                                <w:rFonts w:ascii="Arial" w:hAnsi="Arial" w:cs="Arial"/>
                                <w:b/>
                                <w:bCs/>
                                <w:sz w:val="18"/>
                                <w:szCs w:val="18"/>
                              </w:rPr>
                              <w:fldChar w:fldCharType="separate"/>
                            </w:r>
                            <w:r w:rsidRPr="004C674F">
                              <w:rPr>
                                <w:rFonts w:ascii="Arial" w:hAnsi="Arial" w:cs="Arial"/>
                                <w:b/>
                                <w:bCs/>
                                <w:noProof/>
                                <w:sz w:val="18"/>
                                <w:szCs w:val="18"/>
                              </w:rPr>
                              <w:t>3</w:t>
                            </w:r>
                            <w:r w:rsidRPr="004C674F">
                              <w:rPr>
                                <w:rFonts w:ascii="Arial" w:hAnsi="Arial" w:cs="Arial"/>
                                <w:b/>
                                <w:bCs/>
                                <w:sz w:val="18"/>
                                <w:szCs w:val="18"/>
                              </w:rPr>
                              <w:fldChar w:fldCharType="end"/>
                            </w:r>
                            <w:r w:rsidRPr="004C674F">
                              <w:rPr>
                                <w:rFonts w:ascii="Arial" w:hAnsi="Arial" w:cs="Arial"/>
                                <w:sz w:val="18"/>
                                <w:szCs w:val="18"/>
                              </w:rPr>
                              <w:t xml:space="preserve"> </w:t>
                            </w:r>
                            <w:r w:rsidRPr="004C674F">
                              <w:rPr>
                                <w:rFonts w:ascii="Arial" w:hAnsi="Arial" w:cs="Arial"/>
                                <w:b/>
                                <w:bCs/>
                                <w:sz w:val="18"/>
                                <w:szCs w:val="18"/>
                              </w:rPr>
                              <w:t xml:space="preserve">Evidence for </w:t>
                            </w:r>
                            <w:r w:rsidR="00F1799F">
                              <w:rPr>
                                <w:rFonts w:ascii="Arial" w:hAnsi="Arial" w:cs="Arial"/>
                                <w:b/>
                                <w:bCs/>
                                <w:sz w:val="18"/>
                                <w:szCs w:val="18"/>
                              </w:rPr>
                              <w:t>T</w:t>
                            </w:r>
                            <w:r w:rsidRPr="004C674F">
                              <w:rPr>
                                <w:rFonts w:ascii="Arial" w:hAnsi="Arial" w:cs="Arial"/>
                                <w:b/>
                                <w:bCs/>
                                <w:sz w:val="18"/>
                                <w:szCs w:val="18"/>
                              </w:rPr>
                              <w:t xml:space="preserve">emporal </w:t>
                            </w:r>
                            <w:r w:rsidR="00F1799F">
                              <w:rPr>
                                <w:rFonts w:ascii="Arial" w:hAnsi="Arial" w:cs="Arial"/>
                                <w:b/>
                                <w:bCs/>
                                <w:sz w:val="18"/>
                                <w:szCs w:val="18"/>
                              </w:rPr>
                              <w:t>E</w:t>
                            </w:r>
                            <w:r w:rsidRPr="004C674F">
                              <w:rPr>
                                <w:rFonts w:ascii="Arial" w:hAnsi="Arial" w:cs="Arial"/>
                                <w:b/>
                                <w:bCs/>
                                <w:sz w:val="18"/>
                                <w:szCs w:val="18"/>
                              </w:rPr>
                              <w:t xml:space="preserve">ncoding of </w:t>
                            </w:r>
                            <w:r w:rsidR="00F1799F">
                              <w:rPr>
                                <w:rFonts w:ascii="Arial" w:hAnsi="Arial" w:cs="Arial"/>
                                <w:b/>
                                <w:bCs/>
                                <w:sz w:val="18"/>
                                <w:szCs w:val="18"/>
                              </w:rPr>
                              <w:t>S</w:t>
                            </w:r>
                            <w:r w:rsidRPr="004C674F">
                              <w:rPr>
                                <w:rFonts w:ascii="Arial" w:hAnsi="Arial" w:cs="Arial"/>
                                <w:b/>
                                <w:bCs/>
                                <w:sz w:val="18"/>
                                <w:szCs w:val="18"/>
                              </w:rPr>
                              <w:t xml:space="preserve">uicidal </w:t>
                            </w:r>
                            <w:r w:rsidR="00F1799F">
                              <w:rPr>
                                <w:rFonts w:ascii="Arial" w:hAnsi="Arial" w:cs="Arial"/>
                                <w:b/>
                                <w:bCs/>
                                <w:sz w:val="18"/>
                                <w:szCs w:val="18"/>
                              </w:rPr>
                              <w:t>I</w:t>
                            </w:r>
                            <w:r w:rsidRPr="004C674F">
                              <w:rPr>
                                <w:rFonts w:ascii="Arial" w:hAnsi="Arial" w:cs="Arial"/>
                                <w:b/>
                                <w:bCs/>
                                <w:sz w:val="18"/>
                                <w:szCs w:val="18"/>
                              </w:rPr>
                              <w:t xml:space="preserve">deation (SI) </w:t>
                            </w:r>
                            <w:r w:rsidR="00F1799F">
                              <w:rPr>
                                <w:rFonts w:ascii="Arial" w:hAnsi="Arial" w:cs="Arial"/>
                                <w:b/>
                                <w:bCs/>
                                <w:sz w:val="18"/>
                                <w:szCs w:val="18"/>
                              </w:rPr>
                              <w:t>S</w:t>
                            </w:r>
                            <w:r w:rsidR="00F1799F" w:rsidRPr="004C674F">
                              <w:rPr>
                                <w:rFonts w:ascii="Arial" w:hAnsi="Arial" w:cs="Arial"/>
                                <w:b/>
                                <w:bCs/>
                                <w:sz w:val="18"/>
                                <w:szCs w:val="18"/>
                              </w:rPr>
                              <w:t>tat</w:t>
                            </w:r>
                            <w:r w:rsidR="00F1799F">
                              <w:rPr>
                                <w:rFonts w:ascii="Arial" w:hAnsi="Arial" w:cs="Arial"/>
                                <w:b/>
                                <w:bCs/>
                                <w:sz w:val="18"/>
                                <w:szCs w:val="18"/>
                              </w:rPr>
                              <w:t>e</w:t>
                            </w:r>
                            <w:r w:rsidR="00F1799F" w:rsidRPr="004C674F">
                              <w:rPr>
                                <w:rFonts w:ascii="Arial" w:hAnsi="Arial" w:cs="Arial"/>
                                <w:b/>
                                <w:bCs/>
                                <w:sz w:val="18"/>
                                <w:szCs w:val="18"/>
                              </w:rPr>
                              <w:t xml:space="preserve"> </w:t>
                            </w:r>
                            <w:r w:rsidRPr="004C674F">
                              <w:rPr>
                                <w:rFonts w:ascii="Arial" w:hAnsi="Arial" w:cs="Arial"/>
                                <w:b/>
                                <w:bCs/>
                                <w:sz w:val="18"/>
                                <w:szCs w:val="18"/>
                              </w:rPr>
                              <w:t xml:space="preserve">in </w:t>
                            </w:r>
                            <w:r w:rsidR="00F1799F">
                              <w:rPr>
                                <w:rFonts w:ascii="Arial" w:hAnsi="Arial" w:cs="Arial"/>
                                <w:b/>
                                <w:bCs/>
                                <w:sz w:val="18"/>
                                <w:szCs w:val="18"/>
                              </w:rPr>
                              <w:t>R</w:t>
                            </w:r>
                            <w:r w:rsidRPr="004C674F">
                              <w:rPr>
                                <w:rFonts w:ascii="Arial" w:hAnsi="Arial" w:cs="Arial"/>
                                <w:b/>
                                <w:bCs/>
                                <w:sz w:val="18"/>
                                <w:szCs w:val="18"/>
                              </w:rPr>
                              <w:t xml:space="preserve">eaction </w:t>
                            </w:r>
                            <w:r w:rsidR="00F1799F">
                              <w:rPr>
                                <w:rFonts w:ascii="Arial" w:hAnsi="Arial" w:cs="Arial"/>
                                <w:b/>
                                <w:bCs/>
                                <w:sz w:val="18"/>
                                <w:szCs w:val="18"/>
                              </w:rPr>
                              <w:t>T</w:t>
                            </w:r>
                            <w:r w:rsidRPr="004C674F">
                              <w:rPr>
                                <w:rFonts w:ascii="Arial" w:hAnsi="Arial" w:cs="Arial"/>
                                <w:b/>
                                <w:bCs/>
                                <w:sz w:val="18"/>
                                <w:szCs w:val="18"/>
                              </w:rPr>
                              <w:t xml:space="preserve">ime (RT). </w:t>
                            </w:r>
                            <w:r w:rsidR="00D72D56" w:rsidRPr="00D72D56">
                              <w:rPr>
                                <w:rFonts w:ascii="Arial" w:hAnsi="Arial" w:cs="Arial"/>
                                <w:b/>
                                <w:bCs/>
                                <w:sz w:val="18"/>
                                <w:szCs w:val="18"/>
                              </w:rPr>
                              <w:t xml:space="preserve">(A) </w:t>
                            </w:r>
                            <w:r w:rsidR="001E3A3F" w:rsidRPr="001E3A3F">
                              <w:rPr>
                                <w:rFonts w:ascii="Arial" w:hAnsi="Arial" w:cs="Arial"/>
                                <w:sz w:val="18"/>
                                <w:szCs w:val="18"/>
                              </w:rPr>
                              <w:t xml:space="preserve">Mean </w:t>
                            </w:r>
                            <w:r w:rsidR="003E6CF6">
                              <w:rPr>
                                <w:rFonts w:ascii="Arial" w:hAnsi="Arial" w:cs="Arial"/>
                                <w:sz w:val="18"/>
                                <w:szCs w:val="18"/>
                              </w:rPr>
                              <w:t xml:space="preserve">of log of </w:t>
                            </w:r>
                            <w:r w:rsidR="001E3A3F" w:rsidRPr="001E3A3F">
                              <w:rPr>
                                <w:rFonts w:ascii="Arial" w:hAnsi="Arial" w:cs="Arial"/>
                                <w:sz w:val="18"/>
                                <w:szCs w:val="18"/>
                              </w:rPr>
                              <w:t xml:space="preserve">RT-scale across trials in the </w:t>
                            </w:r>
                            <w:r w:rsidR="00F1799F">
                              <w:rPr>
                                <w:rFonts w:ascii="Arial" w:hAnsi="Arial" w:cs="Arial"/>
                                <w:sz w:val="18"/>
                                <w:szCs w:val="18"/>
                              </w:rPr>
                              <w:t>“</w:t>
                            </w:r>
                            <w:r w:rsidR="001E3A3F" w:rsidRPr="001E3A3F">
                              <w:rPr>
                                <w:rFonts w:ascii="Arial" w:hAnsi="Arial" w:cs="Arial"/>
                                <w:sz w:val="18"/>
                                <w:szCs w:val="18"/>
                              </w:rPr>
                              <w:t>Death + Me</w:t>
                            </w:r>
                            <w:r w:rsidR="00F1799F">
                              <w:rPr>
                                <w:rFonts w:ascii="Arial" w:hAnsi="Arial" w:cs="Arial"/>
                                <w:sz w:val="18"/>
                                <w:szCs w:val="18"/>
                              </w:rPr>
                              <w:t>”</w:t>
                            </w:r>
                            <w:r w:rsidR="001E3A3F" w:rsidRPr="001E3A3F">
                              <w:rPr>
                                <w:rFonts w:ascii="Arial" w:hAnsi="Arial" w:cs="Arial"/>
                                <w:sz w:val="18"/>
                                <w:szCs w:val="18"/>
                              </w:rPr>
                              <w:t xml:space="preserve"> blocks, shown separately for </w:t>
                            </w:r>
                            <w:r w:rsidR="00F1799F">
                              <w:rPr>
                                <w:rFonts w:ascii="Arial" w:hAnsi="Arial" w:cs="Arial"/>
                                <w:sz w:val="18"/>
                                <w:szCs w:val="18"/>
                              </w:rPr>
                              <w:t xml:space="preserve">with </w:t>
                            </w:r>
                            <w:r w:rsidR="001E3A3F" w:rsidRPr="001E3A3F">
                              <w:rPr>
                                <w:rFonts w:ascii="Arial" w:hAnsi="Arial" w:cs="Arial"/>
                                <w:sz w:val="18"/>
                                <w:szCs w:val="18"/>
                              </w:rPr>
                              <w:t xml:space="preserve">and </w:t>
                            </w:r>
                            <w:r w:rsidR="00F86B98" w:rsidRPr="00F86B98">
                              <w:rPr>
                                <w:rFonts w:ascii="Arial" w:hAnsi="Arial" w:cs="Arial"/>
                                <w:sz w:val="18"/>
                                <w:szCs w:val="18"/>
                              </w:rPr>
                              <w:t>without</w:t>
                            </w:r>
                            <w:r w:rsidR="00F86B98">
                              <w:rPr>
                                <w:rFonts w:ascii="Arial" w:hAnsi="Arial" w:cs="Arial"/>
                                <w:sz w:val="18"/>
                                <w:szCs w:val="18"/>
                              </w:rPr>
                              <w:t xml:space="preserve"> </w:t>
                            </w:r>
                            <w:r w:rsidR="001E3A3F" w:rsidRPr="001E3A3F">
                              <w:rPr>
                                <w:rFonts w:ascii="Arial" w:hAnsi="Arial" w:cs="Arial"/>
                                <w:sz w:val="18"/>
                                <w:szCs w:val="18"/>
                              </w:rPr>
                              <w:t xml:space="preserve">active SI groups. Both groups display a pronounced elevation on the first trial followed by rapid decay toward baseline, consistent with an initial switch cost. Although the trajectories show descriptive divergence at several positions, none of the trial-wise differences survive correction for multiple comparisons (see </w:t>
                            </w:r>
                            <w:r w:rsidR="00167E3C" w:rsidRPr="00167E3C">
                              <w:rPr>
                                <w:rFonts w:ascii="Arial" w:hAnsi="Arial" w:cs="Arial"/>
                                <w:sz w:val="18"/>
                                <w:szCs w:val="18"/>
                              </w:rPr>
                              <w:t>SI Appendix, Fig. S5D</w:t>
                            </w:r>
                            <w:r w:rsidR="001E3A3F" w:rsidRPr="001E3A3F">
                              <w:rPr>
                                <w:rFonts w:ascii="Arial" w:hAnsi="Arial" w:cs="Arial"/>
                                <w:sz w:val="18"/>
                                <w:szCs w:val="18"/>
                              </w:rPr>
                              <w:t xml:space="preserve"> for corresponding p- and q-values).</w:t>
                            </w:r>
                            <w:r w:rsidR="001E3A3F">
                              <w:rPr>
                                <w:rFonts w:ascii="Arial" w:hAnsi="Arial" w:cs="Arial"/>
                                <w:sz w:val="18"/>
                                <w:szCs w:val="18"/>
                              </w:rPr>
                              <w:t xml:space="preserve"> </w:t>
                            </w:r>
                            <w:r w:rsidR="001E3A3F" w:rsidRPr="001E3A3F">
                              <w:rPr>
                                <w:rFonts w:ascii="Arial" w:hAnsi="Arial" w:cs="Arial"/>
                                <w:b/>
                                <w:bCs/>
                                <w:sz w:val="18"/>
                                <w:szCs w:val="18"/>
                              </w:rPr>
                              <w:t>(B)</w:t>
                            </w:r>
                            <w:r w:rsidR="001E3A3F" w:rsidRPr="001E3A3F">
                              <w:rPr>
                                <w:rFonts w:ascii="Arial" w:hAnsi="Arial" w:cs="Arial"/>
                                <w:sz w:val="18"/>
                                <w:szCs w:val="18"/>
                              </w:rPr>
                              <w:t xml:space="preserve"> Mean </w:t>
                            </w:r>
                            <w:r w:rsidR="003E6CF6">
                              <w:rPr>
                                <w:rFonts w:ascii="Arial" w:hAnsi="Arial" w:cs="Arial"/>
                                <w:sz w:val="18"/>
                                <w:szCs w:val="18"/>
                              </w:rPr>
                              <w:t xml:space="preserve">of log of </w:t>
                            </w:r>
                            <w:r w:rsidR="001E3A3F" w:rsidRPr="001E3A3F">
                              <w:rPr>
                                <w:rFonts w:ascii="Arial" w:hAnsi="Arial" w:cs="Arial"/>
                                <w:sz w:val="18"/>
                                <w:szCs w:val="18"/>
                              </w:rPr>
                              <w:t xml:space="preserve">RT-scale across trials in the </w:t>
                            </w:r>
                            <w:r w:rsidR="00F1799F">
                              <w:rPr>
                                <w:rFonts w:ascii="Arial" w:hAnsi="Arial" w:cs="Arial"/>
                                <w:sz w:val="18"/>
                                <w:szCs w:val="18"/>
                              </w:rPr>
                              <w:t>“</w:t>
                            </w:r>
                            <w:r w:rsidR="001E3A3F" w:rsidRPr="001E3A3F">
                              <w:rPr>
                                <w:rFonts w:ascii="Arial" w:hAnsi="Arial" w:cs="Arial"/>
                                <w:sz w:val="18"/>
                                <w:szCs w:val="18"/>
                              </w:rPr>
                              <w:t>Life + Me</w:t>
                            </w:r>
                            <w:r w:rsidR="00F1799F">
                              <w:rPr>
                                <w:rFonts w:ascii="Arial" w:hAnsi="Arial" w:cs="Arial"/>
                                <w:sz w:val="18"/>
                                <w:szCs w:val="18"/>
                              </w:rPr>
                              <w:t>”</w:t>
                            </w:r>
                            <w:r w:rsidR="001E3A3F" w:rsidRPr="001E3A3F">
                              <w:rPr>
                                <w:rFonts w:ascii="Arial" w:hAnsi="Arial" w:cs="Arial"/>
                                <w:sz w:val="18"/>
                                <w:szCs w:val="18"/>
                              </w:rPr>
                              <w:t xml:space="preserve"> blocks, displayed in the same </w:t>
                            </w:r>
                            <w:r w:rsidR="00F1799F">
                              <w:rPr>
                                <w:rFonts w:ascii="Arial" w:hAnsi="Arial" w:cs="Arial"/>
                                <w:sz w:val="18"/>
                                <w:szCs w:val="18"/>
                              </w:rPr>
                              <w:t>patten</w:t>
                            </w:r>
                            <w:r w:rsidR="00F1799F" w:rsidRPr="001E3A3F">
                              <w:rPr>
                                <w:rFonts w:ascii="Arial" w:hAnsi="Arial" w:cs="Arial"/>
                                <w:sz w:val="18"/>
                                <w:szCs w:val="18"/>
                              </w:rPr>
                              <w:t xml:space="preserve"> </w:t>
                            </w:r>
                            <w:r w:rsidR="001E3A3F" w:rsidRPr="001E3A3F">
                              <w:rPr>
                                <w:rFonts w:ascii="Arial" w:hAnsi="Arial" w:cs="Arial"/>
                                <w:sz w:val="18"/>
                                <w:szCs w:val="18"/>
                              </w:rPr>
                              <w:t xml:space="preserve">as in </w:t>
                            </w:r>
                            <w:r w:rsidR="001E3A3F" w:rsidRPr="00855D66">
                              <w:rPr>
                                <w:rFonts w:ascii="Arial" w:hAnsi="Arial" w:cs="Arial"/>
                                <w:b/>
                                <w:bCs/>
                                <w:sz w:val="18"/>
                                <w:szCs w:val="18"/>
                              </w:rPr>
                              <w:t>A</w:t>
                            </w:r>
                            <w:r w:rsidR="001E3A3F" w:rsidRPr="001E3A3F">
                              <w:rPr>
                                <w:rFonts w:ascii="Arial" w:hAnsi="Arial" w:cs="Arial"/>
                                <w:sz w:val="18"/>
                                <w:szCs w:val="18"/>
                              </w:rPr>
                              <w:t xml:space="preserve">. Here, both groups show a rapid normalization after the first trial, with little evidence for systematic separation across the remainder of the </w:t>
                            </w:r>
                            <w:r w:rsidR="00F1799F">
                              <w:rPr>
                                <w:rFonts w:ascii="Arial" w:hAnsi="Arial" w:cs="Arial"/>
                                <w:sz w:val="18"/>
                                <w:szCs w:val="18"/>
                              </w:rPr>
                              <w:t>trials</w:t>
                            </w:r>
                            <w:r w:rsidR="001E3A3F" w:rsidRPr="001E3A3F">
                              <w:rPr>
                                <w:rFonts w:ascii="Arial" w:hAnsi="Arial" w:cs="Arial"/>
                                <w:sz w:val="18"/>
                                <w:szCs w:val="18"/>
                              </w:rPr>
                              <w:t xml:space="preserve"> (see </w:t>
                            </w:r>
                            <w:r w:rsidR="00167E3C" w:rsidRPr="00167E3C">
                              <w:rPr>
                                <w:rFonts w:ascii="Arial" w:hAnsi="Arial" w:cs="Arial"/>
                                <w:sz w:val="18"/>
                                <w:szCs w:val="18"/>
                              </w:rPr>
                              <w:t>SI Appendix, Fig. S5</w:t>
                            </w:r>
                            <w:r w:rsidR="00167E3C">
                              <w:rPr>
                                <w:rFonts w:ascii="Arial" w:hAnsi="Arial" w:cs="Arial"/>
                                <w:sz w:val="18"/>
                                <w:szCs w:val="18"/>
                              </w:rPr>
                              <w:t>B</w:t>
                            </w:r>
                            <w:r w:rsidR="001E3A3F" w:rsidRPr="001E3A3F">
                              <w:rPr>
                                <w:rFonts w:ascii="Arial" w:hAnsi="Arial" w:cs="Arial"/>
                                <w:sz w:val="18"/>
                                <w:szCs w:val="18"/>
                              </w:rPr>
                              <w:t>).</w:t>
                            </w:r>
                            <w:r w:rsidR="001E3A3F">
                              <w:rPr>
                                <w:rFonts w:ascii="Arial" w:hAnsi="Arial" w:cs="Arial"/>
                                <w:sz w:val="18"/>
                                <w:szCs w:val="18"/>
                              </w:rPr>
                              <w:t xml:space="preserve"> </w:t>
                            </w:r>
                            <w:r w:rsidR="001E3A3F" w:rsidRPr="001E3A3F">
                              <w:rPr>
                                <w:rFonts w:ascii="Arial" w:hAnsi="Arial" w:cs="Arial"/>
                                <w:b/>
                                <w:bCs/>
                                <w:sz w:val="18"/>
                                <w:szCs w:val="18"/>
                              </w:rPr>
                              <w:t>(C)</w:t>
                            </w:r>
                            <w:r w:rsidR="001E3A3F" w:rsidRPr="001E3A3F">
                              <w:rPr>
                                <w:rFonts w:ascii="Arial" w:hAnsi="Arial" w:cs="Arial"/>
                                <w:sz w:val="18"/>
                                <w:szCs w:val="18"/>
                              </w:rPr>
                              <w:t xml:space="preserve"> Mean of the first principal component (PC1) computed from trial trajectories in the Death + Me blocks after applying a monotonic nonlinear transformation and performing uncentered PCA. PC1 captures a coordinated temporal motif that closely mirrors the early-trial divergence suggested in A, with the largest group separation emerging around trial 4 (trial-resolved statistics are provided in </w:t>
                            </w:r>
                            <w:r w:rsidR="00167E3C" w:rsidRPr="00167E3C">
                              <w:rPr>
                                <w:rFonts w:ascii="Arial" w:hAnsi="Arial" w:cs="Arial"/>
                                <w:sz w:val="18"/>
                                <w:szCs w:val="18"/>
                              </w:rPr>
                              <w:t>SI Appendix, Fig. S5</w:t>
                            </w:r>
                            <w:r w:rsidR="00167E3C">
                              <w:rPr>
                                <w:rFonts w:ascii="Arial" w:hAnsi="Arial" w:cs="Arial"/>
                                <w:sz w:val="18"/>
                                <w:szCs w:val="18"/>
                              </w:rPr>
                              <w:t>C)</w:t>
                            </w:r>
                            <w:r w:rsidR="00167E3C" w:rsidRPr="00167E3C">
                              <w:rPr>
                                <w:rFonts w:ascii="Arial" w:hAnsi="Arial" w:cs="Arial"/>
                                <w:sz w:val="18"/>
                                <w:szCs w:val="18"/>
                              </w:rPr>
                              <w:t xml:space="preserve"> </w:t>
                            </w:r>
                            <w:r w:rsidR="001E3A3F" w:rsidRPr="001E3A3F">
                              <w:rPr>
                                <w:rFonts w:ascii="Arial" w:hAnsi="Arial" w:cs="Arial"/>
                                <w:b/>
                                <w:bCs/>
                                <w:sz w:val="18"/>
                                <w:szCs w:val="18"/>
                              </w:rPr>
                              <w:t>(D)</w:t>
                            </w:r>
                            <w:r w:rsidR="001E3A3F" w:rsidRPr="001E3A3F">
                              <w:rPr>
                                <w:rFonts w:ascii="Arial" w:hAnsi="Arial" w:cs="Arial"/>
                                <w:sz w:val="18"/>
                                <w:szCs w:val="18"/>
                              </w:rPr>
                              <w:t xml:space="preserve"> Same analysis as in C but for the </w:t>
                            </w:r>
                            <w:r w:rsidR="00F1799F">
                              <w:rPr>
                                <w:rFonts w:ascii="Arial" w:hAnsi="Arial" w:cs="Arial"/>
                                <w:sz w:val="18"/>
                                <w:szCs w:val="18"/>
                              </w:rPr>
                              <w:t>“</w:t>
                            </w:r>
                            <w:r w:rsidR="001E3A3F" w:rsidRPr="001E3A3F">
                              <w:rPr>
                                <w:rFonts w:ascii="Arial" w:hAnsi="Arial" w:cs="Arial"/>
                                <w:sz w:val="18"/>
                                <w:szCs w:val="18"/>
                              </w:rPr>
                              <w:t>Life + Me</w:t>
                            </w:r>
                            <w:r w:rsidR="00F1799F">
                              <w:rPr>
                                <w:rFonts w:ascii="Arial" w:hAnsi="Arial" w:cs="Arial"/>
                                <w:sz w:val="18"/>
                                <w:szCs w:val="18"/>
                              </w:rPr>
                              <w:t>”</w:t>
                            </w:r>
                            <w:r w:rsidR="001E3A3F" w:rsidRPr="001E3A3F">
                              <w:rPr>
                                <w:rFonts w:ascii="Arial" w:hAnsi="Arial" w:cs="Arial"/>
                                <w:sz w:val="18"/>
                                <w:szCs w:val="18"/>
                              </w:rPr>
                              <w:t xml:space="preserve"> blocks. In contrast to the </w:t>
                            </w:r>
                            <w:r w:rsidR="00F1799F">
                              <w:rPr>
                                <w:rFonts w:ascii="Arial" w:hAnsi="Arial" w:cs="Arial"/>
                                <w:sz w:val="18"/>
                                <w:szCs w:val="18"/>
                              </w:rPr>
                              <w:t>“</w:t>
                            </w:r>
                            <w:r w:rsidR="001E3A3F" w:rsidRPr="001E3A3F">
                              <w:rPr>
                                <w:rFonts w:ascii="Arial" w:hAnsi="Arial" w:cs="Arial"/>
                                <w:sz w:val="18"/>
                                <w:szCs w:val="18"/>
                              </w:rPr>
                              <w:t>Death + Me</w:t>
                            </w:r>
                            <w:r w:rsidR="00F1799F">
                              <w:rPr>
                                <w:rFonts w:ascii="Arial" w:hAnsi="Arial" w:cs="Arial"/>
                                <w:sz w:val="18"/>
                                <w:szCs w:val="18"/>
                              </w:rPr>
                              <w:t>”</w:t>
                            </w:r>
                            <w:r w:rsidR="001E3A3F" w:rsidRPr="001E3A3F">
                              <w:rPr>
                                <w:rFonts w:ascii="Arial" w:hAnsi="Arial" w:cs="Arial"/>
                                <w:sz w:val="18"/>
                                <w:szCs w:val="18"/>
                              </w:rPr>
                              <w:t xml:space="preserve"> condition, the </w:t>
                            </w:r>
                            <w:r w:rsidR="00F1799F">
                              <w:rPr>
                                <w:rFonts w:ascii="Arial" w:hAnsi="Arial" w:cs="Arial"/>
                                <w:sz w:val="18"/>
                                <w:szCs w:val="18"/>
                              </w:rPr>
                              <w:t>PC1 elements</w:t>
                            </w:r>
                            <w:r w:rsidR="001E3A3F" w:rsidRPr="001E3A3F">
                              <w:rPr>
                                <w:rFonts w:ascii="Arial" w:hAnsi="Arial" w:cs="Arial"/>
                                <w:sz w:val="18"/>
                                <w:szCs w:val="18"/>
                              </w:rPr>
                              <w:t xml:space="preserve"> show weaker and less temporally localized group differentiation (</w:t>
                            </w:r>
                            <w:r w:rsidR="00167E3C" w:rsidRPr="00167E3C">
                              <w:rPr>
                                <w:rFonts w:ascii="Arial" w:hAnsi="Arial" w:cs="Arial"/>
                                <w:sz w:val="18"/>
                                <w:szCs w:val="18"/>
                              </w:rPr>
                              <w:t>SI Appendix, Fig. S5D</w:t>
                            </w:r>
                            <w:r w:rsidR="001E3A3F" w:rsidRPr="001E3A3F">
                              <w:rPr>
                                <w:rFonts w:ascii="Arial" w:hAnsi="Arial" w:cs="Arial"/>
                                <w:sz w:val="18"/>
                                <w:szCs w:val="18"/>
                              </w:rPr>
                              <w:t>).</w:t>
                            </w:r>
                            <w:r w:rsidR="00167E3C" w:rsidRPr="00167E3C">
                              <w:rPr>
                                <w:rFonts w:ascii="Arial" w:hAnsi="Arial" w:cs="Arial"/>
                                <w:sz w:val="20"/>
                                <w:szCs w:val="20"/>
                              </w:rPr>
                              <w:t xml:space="preserve"> </w:t>
                            </w:r>
                            <w:r w:rsidR="00B73D70" w:rsidRPr="00507491">
                              <w:rPr>
                                <w:rFonts w:ascii="Arial" w:hAnsi="Arial" w:cs="Arial"/>
                                <w:sz w:val="20"/>
                                <w:szCs w:val="20"/>
                              </w:rPr>
                              <w:t>Note</w:t>
                            </w:r>
                            <w:r w:rsidR="00C1329B" w:rsidRPr="0014588A">
                              <w:rPr>
                                <w:rFonts w:ascii="Arial" w:hAnsi="Arial" w:cs="Arial"/>
                                <w:sz w:val="20"/>
                                <w:szCs w:val="20"/>
                              </w:rPr>
                              <w:t xml:space="preserve"> that p</w:t>
                            </w:r>
                            <w:r w:rsidR="00B73D70" w:rsidRPr="00B84DE0">
                              <w:rPr>
                                <w:rFonts w:ascii="Arial" w:hAnsi="Arial" w:cs="Arial"/>
                                <w:sz w:val="20"/>
                                <w:szCs w:val="20"/>
                              </w:rPr>
                              <w:t>ositive values on the RT-scale indicate higher reaction times (slower responses) relative to the personalized baseline, while negative values indicate faster responses.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CB05CD" id="_x0000_s1042" type="#_x0000_t202" style="position:absolute;margin-left:0;margin-top:342.05pt;width:431.9pt;height:.05pt;z-index:2517596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" stroked="f">
                <v:textbox style="mso-fit-shape-to-text:t" inset="0,0,0,0">
                  <w:txbxContent>
                    <w:p w14:paraId="3281FFE6" w14:textId="2E543F92" w:rsidR="00867B2A" w:rsidRPr="00D72D56" w:rsidRDefault="00867B2A" w:rsidP="001E3A3F">
                      <w:pPr>
                        <w:pStyle w:val="NormalWeb"/>
                        <w:jc w:val="center"/>
                        <w:rPr>
                          <w:rFonts w:ascii="Arial" w:hAnsi="Arial" w:cs="Arial"/>
                          <w:sz w:val="18"/>
                          <w:szCs w:val="18"/>
                        </w:rPr>
                      </w:pPr>
                      <w:r w:rsidRPr="004C674F">
                        <w:rPr>
                          <w:rFonts w:ascii="Arial" w:hAnsi="Arial" w:cs="Arial"/>
                          <w:b/>
                          <w:bCs/>
                          <w:sz w:val="18"/>
                          <w:szCs w:val="18"/>
                        </w:rPr>
                        <w:t xml:space="preserve">Figure </w:t>
                      </w:r>
                      <w:r w:rsidRPr="004C674F">
                        <w:rPr>
                          <w:rFonts w:ascii="Arial" w:hAnsi="Arial" w:cs="Arial"/>
                          <w:b/>
                          <w:bCs/>
                          <w:sz w:val="18"/>
                          <w:szCs w:val="18"/>
                        </w:rPr>
                        <w:fldChar w:fldCharType="begin"/>
                      </w:r>
                      <w:r w:rsidRPr="004C674F">
                        <w:rPr>
                          <w:rFonts w:ascii="Arial" w:hAnsi="Arial" w:cs="Arial"/>
                          <w:b/>
                          <w:bCs/>
                          <w:sz w:val="18"/>
                          <w:szCs w:val="18"/>
                        </w:rPr>
                        <w:instrText xml:space="preserve"> SEQ Figure \* ARABIC </w:instrText>
                      </w:r>
                      <w:r w:rsidRPr="004C674F">
                        <w:rPr>
                          <w:rFonts w:ascii="Arial" w:hAnsi="Arial" w:cs="Arial"/>
                          <w:b/>
                          <w:bCs/>
                          <w:sz w:val="18"/>
                          <w:szCs w:val="18"/>
                        </w:rPr>
                        <w:fldChar w:fldCharType="separate"/>
                      </w:r>
                      <w:r w:rsidRPr="004C674F">
                        <w:rPr>
                          <w:rFonts w:ascii="Arial" w:hAnsi="Arial" w:cs="Arial"/>
                          <w:b/>
                          <w:bCs/>
                          <w:noProof/>
                          <w:sz w:val="18"/>
                          <w:szCs w:val="18"/>
                        </w:rPr>
                        <w:t>3</w:t>
                      </w:r>
                      <w:r w:rsidRPr="004C674F">
                        <w:rPr>
                          <w:rFonts w:ascii="Arial" w:hAnsi="Arial" w:cs="Arial"/>
                          <w:b/>
                          <w:bCs/>
                          <w:sz w:val="18"/>
                          <w:szCs w:val="18"/>
                        </w:rPr>
                        <w:fldChar w:fldCharType="end"/>
                      </w:r>
                      <w:r w:rsidRPr="004C674F">
                        <w:rPr>
                          <w:rFonts w:ascii="Arial" w:hAnsi="Arial" w:cs="Arial"/>
                          <w:sz w:val="18"/>
                          <w:szCs w:val="18"/>
                        </w:rPr>
                        <w:t xml:space="preserve"> </w:t>
                      </w:r>
                      <w:r w:rsidRPr="004C674F">
                        <w:rPr>
                          <w:rFonts w:ascii="Arial" w:hAnsi="Arial" w:cs="Arial"/>
                          <w:b/>
                          <w:bCs/>
                          <w:sz w:val="18"/>
                          <w:szCs w:val="18"/>
                        </w:rPr>
                        <w:t xml:space="preserve">Evidence for </w:t>
                      </w:r>
                      <w:r w:rsidR="00F1799F">
                        <w:rPr>
                          <w:rFonts w:ascii="Arial" w:hAnsi="Arial" w:cs="Arial"/>
                          <w:b/>
                          <w:bCs/>
                          <w:sz w:val="18"/>
                          <w:szCs w:val="18"/>
                        </w:rPr>
                        <w:t>T</w:t>
                      </w:r>
                      <w:r w:rsidRPr="004C674F">
                        <w:rPr>
                          <w:rFonts w:ascii="Arial" w:hAnsi="Arial" w:cs="Arial"/>
                          <w:b/>
                          <w:bCs/>
                          <w:sz w:val="18"/>
                          <w:szCs w:val="18"/>
                        </w:rPr>
                        <w:t xml:space="preserve">emporal </w:t>
                      </w:r>
                      <w:r w:rsidR="00F1799F">
                        <w:rPr>
                          <w:rFonts w:ascii="Arial" w:hAnsi="Arial" w:cs="Arial"/>
                          <w:b/>
                          <w:bCs/>
                          <w:sz w:val="18"/>
                          <w:szCs w:val="18"/>
                        </w:rPr>
                        <w:t>E</w:t>
                      </w:r>
                      <w:r w:rsidRPr="004C674F">
                        <w:rPr>
                          <w:rFonts w:ascii="Arial" w:hAnsi="Arial" w:cs="Arial"/>
                          <w:b/>
                          <w:bCs/>
                          <w:sz w:val="18"/>
                          <w:szCs w:val="18"/>
                        </w:rPr>
                        <w:t xml:space="preserve">ncoding of </w:t>
                      </w:r>
                      <w:r w:rsidR="00F1799F">
                        <w:rPr>
                          <w:rFonts w:ascii="Arial" w:hAnsi="Arial" w:cs="Arial"/>
                          <w:b/>
                          <w:bCs/>
                          <w:sz w:val="18"/>
                          <w:szCs w:val="18"/>
                        </w:rPr>
                        <w:t>S</w:t>
                      </w:r>
                      <w:r w:rsidRPr="004C674F">
                        <w:rPr>
                          <w:rFonts w:ascii="Arial" w:hAnsi="Arial" w:cs="Arial"/>
                          <w:b/>
                          <w:bCs/>
                          <w:sz w:val="18"/>
                          <w:szCs w:val="18"/>
                        </w:rPr>
                        <w:t xml:space="preserve">uicidal </w:t>
                      </w:r>
                      <w:r w:rsidR="00F1799F">
                        <w:rPr>
                          <w:rFonts w:ascii="Arial" w:hAnsi="Arial" w:cs="Arial"/>
                          <w:b/>
                          <w:bCs/>
                          <w:sz w:val="18"/>
                          <w:szCs w:val="18"/>
                        </w:rPr>
                        <w:t>I</w:t>
                      </w:r>
                      <w:r w:rsidRPr="004C674F">
                        <w:rPr>
                          <w:rFonts w:ascii="Arial" w:hAnsi="Arial" w:cs="Arial"/>
                          <w:b/>
                          <w:bCs/>
                          <w:sz w:val="18"/>
                          <w:szCs w:val="18"/>
                        </w:rPr>
                        <w:t xml:space="preserve">deation (SI) </w:t>
                      </w:r>
                      <w:r w:rsidR="00F1799F">
                        <w:rPr>
                          <w:rFonts w:ascii="Arial" w:hAnsi="Arial" w:cs="Arial"/>
                          <w:b/>
                          <w:bCs/>
                          <w:sz w:val="18"/>
                          <w:szCs w:val="18"/>
                        </w:rPr>
                        <w:t>S</w:t>
                      </w:r>
                      <w:r w:rsidR="00F1799F" w:rsidRPr="004C674F">
                        <w:rPr>
                          <w:rFonts w:ascii="Arial" w:hAnsi="Arial" w:cs="Arial"/>
                          <w:b/>
                          <w:bCs/>
                          <w:sz w:val="18"/>
                          <w:szCs w:val="18"/>
                        </w:rPr>
                        <w:t>tat</w:t>
                      </w:r>
                      <w:r w:rsidR="00F1799F">
                        <w:rPr>
                          <w:rFonts w:ascii="Arial" w:hAnsi="Arial" w:cs="Arial"/>
                          <w:b/>
                          <w:bCs/>
                          <w:sz w:val="18"/>
                          <w:szCs w:val="18"/>
                        </w:rPr>
                        <w:t>e</w:t>
                      </w:r>
                      <w:r w:rsidR="00F1799F" w:rsidRPr="004C674F">
                        <w:rPr>
                          <w:rFonts w:ascii="Arial" w:hAnsi="Arial" w:cs="Arial"/>
                          <w:b/>
                          <w:bCs/>
                          <w:sz w:val="18"/>
                          <w:szCs w:val="18"/>
                        </w:rPr>
                        <w:t xml:space="preserve"> </w:t>
                      </w:r>
                      <w:r w:rsidRPr="004C674F">
                        <w:rPr>
                          <w:rFonts w:ascii="Arial" w:hAnsi="Arial" w:cs="Arial"/>
                          <w:b/>
                          <w:bCs/>
                          <w:sz w:val="18"/>
                          <w:szCs w:val="18"/>
                        </w:rPr>
                        <w:t xml:space="preserve">in </w:t>
                      </w:r>
                      <w:r w:rsidR="00F1799F">
                        <w:rPr>
                          <w:rFonts w:ascii="Arial" w:hAnsi="Arial" w:cs="Arial"/>
                          <w:b/>
                          <w:bCs/>
                          <w:sz w:val="18"/>
                          <w:szCs w:val="18"/>
                        </w:rPr>
                        <w:t>R</w:t>
                      </w:r>
                      <w:r w:rsidRPr="004C674F">
                        <w:rPr>
                          <w:rFonts w:ascii="Arial" w:hAnsi="Arial" w:cs="Arial"/>
                          <w:b/>
                          <w:bCs/>
                          <w:sz w:val="18"/>
                          <w:szCs w:val="18"/>
                        </w:rPr>
                        <w:t xml:space="preserve">eaction </w:t>
                      </w:r>
                      <w:r w:rsidR="00F1799F">
                        <w:rPr>
                          <w:rFonts w:ascii="Arial" w:hAnsi="Arial" w:cs="Arial"/>
                          <w:b/>
                          <w:bCs/>
                          <w:sz w:val="18"/>
                          <w:szCs w:val="18"/>
                        </w:rPr>
                        <w:t>T</w:t>
                      </w:r>
                      <w:r w:rsidRPr="004C674F">
                        <w:rPr>
                          <w:rFonts w:ascii="Arial" w:hAnsi="Arial" w:cs="Arial"/>
                          <w:b/>
                          <w:bCs/>
                          <w:sz w:val="18"/>
                          <w:szCs w:val="18"/>
                        </w:rPr>
                        <w:t xml:space="preserve">ime (RT). </w:t>
                      </w:r>
                      <w:r w:rsidR="00D72D56" w:rsidRPr="00D72D56">
                        <w:rPr>
                          <w:rFonts w:ascii="Arial" w:hAnsi="Arial" w:cs="Arial"/>
                          <w:b/>
                          <w:bCs/>
                          <w:sz w:val="18"/>
                          <w:szCs w:val="18"/>
                        </w:rPr>
                        <w:t xml:space="preserve">(A) </w:t>
                      </w:r>
                      <w:r w:rsidR="001E3A3F" w:rsidRPr="001E3A3F">
                        <w:rPr>
                          <w:rFonts w:ascii="Arial" w:hAnsi="Arial" w:cs="Arial"/>
                          <w:sz w:val="18"/>
                          <w:szCs w:val="18"/>
                        </w:rPr>
                        <w:t xml:space="preserve">Mean </w:t>
                      </w:r>
                      <w:r w:rsidR="003E6CF6">
                        <w:rPr>
                          <w:rFonts w:ascii="Arial" w:hAnsi="Arial" w:cs="Arial"/>
                          <w:sz w:val="18"/>
                          <w:szCs w:val="18"/>
                        </w:rPr>
                        <w:t xml:space="preserve">of log of </w:t>
                      </w:r>
                      <w:r w:rsidR="001E3A3F" w:rsidRPr="001E3A3F">
                        <w:rPr>
                          <w:rFonts w:ascii="Arial" w:hAnsi="Arial" w:cs="Arial"/>
                          <w:sz w:val="18"/>
                          <w:szCs w:val="18"/>
                        </w:rPr>
                        <w:t xml:space="preserve">RT-scale across trials in the </w:t>
                      </w:r>
                      <w:r w:rsidR="00F1799F">
                        <w:rPr>
                          <w:rFonts w:ascii="Arial" w:hAnsi="Arial" w:cs="Arial"/>
                          <w:sz w:val="18"/>
                          <w:szCs w:val="18"/>
                        </w:rPr>
                        <w:t>“</w:t>
                      </w:r>
                      <w:r w:rsidR="001E3A3F" w:rsidRPr="001E3A3F">
                        <w:rPr>
                          <w:rFonts w:ascii="Arial" w:hAnsi="Arial" w:cs="Arial"/>
                          <w:sz w:val="18"/>
                          <w:szCs w:val="18"/>
                        </w:rPr>
                        <w:t>Death + Me</w:t>
                      </w:r>
                      <w:r w:rsidR="00F1799F">
                        <w:rPr>
                          <w:rFonts w:ascii="Arial" w:hAnsi="Arial" w:cs="Arial"/>
                          <w:sz w:val="18"/>
                          <w:szCs w:val="18"/>
                        </w:rPr>
                        <w:t>”</w:t>
                      </w:r>
                      <w:r w:rsidR="001E3A3F" w:rsidRPr="001E3A3F">
                        <w:rPr>
                          <w:rFonts w:ascii="Arial" w:hAnsi="Arial" w:cs="Arial"/>
                          <w:sz w:val="18"/>
                          <w:szCs w:val="18"/>
                        </w:rPr>
                        <w:t xml:space="preserve"> blocks, shown separately for </w:t>
                      </w:r>
                      <w:r w:rsidR="00F1799F">
                        <w:rPr>
                          <w:rFonts w:ascii="Arial" w:hAnsi="Arial" w:cs="Arial"/>
                          <w:sz w:val="18"/>
                          <w:szCs w:val="18"/>
                        </w:rPr>
                        <w:t xml:space="preserve">with </w:t>
                      </w:r>
                      <w:r w:rsidR="001E3A3F" w:rsidRPr="001E3A3F">
                        <w:rPr>
                          <w:rFonts w:ascii="Arial" w:hAnsi="Arial" w:cs="Arial"/>
                          <w:sz w:val="18"/>
                          <w:szCs w:val="18"/>
                        </w:rPr>
                        <w:t xml:space="preserve">and </w:t>
                      </w:r>
                      <w:r w:rsidR="00F86B98" w:rsidRPr="00F86B98">
                        <w:rPr>
                          <w:rFonts w:ascii="Arial" w:hAnsi="Arial" w:cs="Arial"/>
                          <w:sz w:val="18"/>
                          <w:szCs w:val="18"/>
                        </w:rPr>
                        <w:t>without</w:t>
                      </w:r>
                      <w:r w:rsidR="00F86B98">
                        <w:rPr>
                          <w:rFonts w:ascii="Arial" w:hAnsi="Arial" w:cs="Arial"/>
                          <w:sz w:val="18"/>
                          <w:szCs w:val="18"/>
                        </w:rPr>
                        <w:t xml:space="preserve"> </w:t>
                      </w:r>
                      <w:r w:rsidR="001E3A3F" w:rsidRPr="001E3A3F">
                        <w:rPr>
                          <w:rFonts w:ascii="Arial" w:hAnsi="Arial" w:cs="Arial"/>
                          <w:sz w:val="18"/>
                          <w:szCs w:val="18"/>
                        </w:rPr>
                        <w:t xml:space="preserve">active SI groups. Both groups display a pronounced elevation on the first trial followed by rapid decay toward baseline, consistent with an initial switch cost. Although the trajectories show descriptive divergence at several positions, none of the trial-wise differences survive correction for multiple comparisons (see </w:t>
                      </w:r>
                      <w:r w:rsidR="00167E3C" w:rsidRPr="00167E3C">
                        <w:rPr>
                          <w:rFonts w:ascii="Arial" w:hAnsi="Arial" w:cs="Arial"/>
                          <w:sz w:val="18"/>
                          <w:szCs w:val="18"/>
                        </w:rPr>
                        <w:t>SI Appendix, Fig. S5D</w:t>
                      </w:r>
                      <w:r w:rsidR="001E3A3F" w:rsidRPr="001E3A3F">
                        <w:rPr>
                          <w:rFonts w:ascii="Arial" w:hAnsi="Arial" w:cs="Arial"/>
                          <w:sz w:val="18"/>
                          <w:szCs w:val="18"/>
                        </w:rPr>
                        <w:t xml:space="preserve"> for corresponding p- and q-values).</w:t>
                      </w:r>
                      <w:r w:rsidR="001E3A3F">
                        <w:rPr>
                          <w:rFonts w:ascii="Arial" w:hAnsi="Arial" w:cs="Arial"/>
                          <w:sz w:val="18"/>
                          <w:szCs w:val="18"/>
                        </w:rPr>
                        <w:t xml:space="preserve"> </w:t>
                      </w:r>
                      <w:r w:rsidR="001E3A3F" w:rsidRPr="001E3A3F">
                        <w:rPr>
                          <w:rFonts w:ascii="Arial" w:hAnsi="Arial" w:cs="Arial"/>
                          <w:b/>
                          <w:bCs/>
                          <w:sz w:val="18"/>
                          <w:szCs w:val="18"/>
                        </w:rPr>
                        <w:t>(B)</w:t>
                      </w:r>
                      <w:r w:rsidR="001E3A3F" w:rsidRPr="001E3A3F">
                        <w:rPr>
                          <w:rFonts w:ascii="Arial" w:hAnsi="Arial" w:cs="Arial"/>
                          <w:sz w:val="18"/>
                          <w:szCs w:val="18"/>
                        </w:rPr>
                        <w:t xml:space="preserve"> Mean </w:t>
                      </w:r>
                      <w:r w:rsidR="003E6CF6">
                        <w:rPr>
                          <w:rFonts w:ascii="Arial" w:hAnsi="Arial" w:cs="Arial"/>
                          <w:sz w:val="18"/>
                          <w:szCs w:val="18"/>
                        </w:rPr>
                        <w:t xml:space="preserve">of log of </w:t>
                      </w:r>
                      <w:r w:rsidR="001E3A3F" w:rsidRPr="001E3A3F">
                        <w:rPr>
                          <w:rFonts w:ascii="Arial" w:hAnsi="Arial" w:cs="Arial"/>
                          <w:sz w:val="18"/>
                          <w:szCs w:val="18"/>
                        </w:rPr>
                        <w:t xml:space="preserve">RT-scale across trials in the </w:t>
                      </w:r>
                      <w:r w:rsidR="00F1799F">
                        <w:rPr>
                          <w:rFonts w:ascii="Arial" w:hAnsi="Arial" w:cs="Arial"/>
                          <w:sz w:val="18"/>
                          <w:szCs w:val="18"/>
                        </w:rPr>
                        <w:t>“</w:t>
                      </w:r>
                      <w:r w:rsidR="001E3A3F" w:rsidRPr="001E3A3F">
                        <w:rPr>
                          <w:rFonts w:ascii="Arial" w:hAnsi="Arial" w:cs="Arial"/>
                          <w:sz w:val="18"/>
                          <w:szCs w:val="18"/>
                        </w:rPr>
                        <w:t>Life + Me</w:t>
                      </w:r>
                      <w:r w:rsidR="00F1799F">
                        <w:rPr>
                          <w:rFonts w:ascii="Arial" w:hAnsi="Arial" w:cs="Arial"/>
                          <w:sz w:val="18"/>
                          <w:szCs w:val="18"/>
                        </w:rPr>
                        <w:t>”</w:t>
                      </w:r>
                      <w:r w:rsidR="001E3A3F" w:rsidRPr="001E3A3F">
                        <w:rPr>
                          <w:rFonts w:ascii="Arial" w:hAnsi="Arial" w:cs="Arial"/>
                          <w:sz w:val="18"/>
                          <w:szCs w:val="18"/>
                        </w:rPr>
                        <w:t xml:space="preserve"> blocks, displayed in the same </w:t>
                      </w:r>
                      <w:r w:rsidR="00F1799F">
                        <w:rPr>
                          <w:rFonts w:ascii="Arial" w:hAnsi="Arial" w:cs="Arial"/>
                          <w:sz w:val="18"/>
                          <w:szCs w:val="18"/>
                        </w:rPr>
                        <w:t>patten</w:t>
                      </w:r>
                      <w:r w:rsidR="00F1799F" w:rsidRPr="001E3A3F">
                        <w:rPr>
                          <w:rFonts w:ascii="Arial" w:hAnsi="Arial" w:cs="Arial"/>
                          <w:sz w:val="18"/>
                          <w:szCs w:val="18"/>
                        </w:rPr>
                        <w:t xml:space="preserve"> </w:t>
                      </w:r>
                      <w:r w:rsidR="001E3A3F" w:rsidRPr="001E3A3F">
                        <w:rPr>
                          <w:rFonts w:ascii="Arial" w:hAnsi="Arial" w:cs="Arial"/>
                          <w:sz w:val="18"/>
                          <w:szCs w:val="18"/>
                        </w:rPr>
                        <w:t xml:space="preserve">as in </w:t>
                      </w:r>
                      <w:r w:rsidR="001E3A3F" w:rsidRPr="00855D66">
                        <w:rPr>
                          <w:rFonts w:ascii="Arial" w:hAnsi="Arial" w:cs="Arial"/>
                          <w:b/>
                          <w:bCs/>
                          <w:sz w:val="18"/>
                          <w:szCs w:val="18"/>
                        </w:rPr>
                        <w:t>A</w:t>
                      </w:r>
                      <w:r w:rsidR="001E3A3F" w:rsidRPr="001E3A3F">
                        <w:rPr>
                          <w:rFonts w:ascii="Arial" w:hAnsi="Arial" w:cs="Arial"/>
                          <w:sz w:val="18"/>
                          <w:szCs w:val="18"/>
                        </w:rPr>
                        <w:t xml:space="preserve">. Here, both groups show a rapid normalization after the first trial, with little evidence for systematic separation across the remainder of the </w:t>
                      </w:r>
                      <w:r w:rsidR="00F1799F">
                        <w:rPr>
                          <w:rFonts w:ascii="Arial" w:hAnsi="Arial" w:cs="Arial"/>
                          <w:sz w:val="18"/>
                          <w:szCs w:val="18"/>
                        </w:rPr>
                        <w:t>trials</w:t>
                      </w:r>
                      <w:r w:rsidR="001E3A3F" w:rsidRPr="001E3A3F">
                        <w:rPr>
                          <w:rFonts w:ascii="Arial" w:hAnsi="Arial" w:cs="Arial"/>
                          <w:sz w:val="18"/>
                          <w:szCs w:val="18"/>
                        </w:rPr>
                        <w:t xml:space="preserve"> (see </w:t>
                      </w:r>
                      <w:r w:rsidR="00167E3C" w:rsidRPr="00167E3C">
                        <w:rPr>
                          <w:rFonts w:ascii="Arial" w:hAnsi="Arial" w:cs="Arial"/>
                          <w:sz w:val="18"/>
                          <w:szCs w:val="18"/>
                        </w:rPr>
                        <w:t>SI Appendix, Fig. S5</w:t>
                      </w:r>
                      <w:r w:rsidR="00167E3C">
                        <w:rPr>
                          <w:rFonts w:ascii="Arial" w:hAnsi="Arial" w:cs="Arial"/>
                          <w:sz w:val="18"/>
                          <w:szCs w:val="18"/>
                        </w:rPr>
                        <w:t>B</w:t>
                      </w:r>
                      <w:r w:rsidR="001E3A3F" w:rsidRPr="001E3A3F">
                        <w:rPr>
                          <w:rFonts w:ascii="Arial" w:hAnsi="Arial" w:cs="Arial"/>
                          <w:sz w:val="18"/>
                          <w:szCs w:val="18"/>
                        </w:rPr>
                        <w:t>).</w:t>
                      </w:r>
                      <w:r w:rsidR="001E3A3F">
                        <w:rPr>
                          <w:rFonts w:ascii="Arial" w:hAnsi="Arial" w:cs="Arial"/>
                          <w:sz w:val="18"/>
                          <w:szCs w:val="18"/>
                        </w:rPr>
                        <w:t xml:space="preserve"> </w:t>
                      </w:r>
                      <w:r w:rsidR="001E3A3F" w:rsidRPr="001E3A3F">
                        <w:rPr>
                          <w:rFonts w:ascii="Arial" w:hAnsi="Arial" w:cs="Arial"/>
                          <w:b/>
                          <w:bCs/>
                          <w:sz w:val="18"/>
                          <w:szCs w:val="18"/>
                        </w:rPr>
                        <w:t>(C)</w:t>
                      </w:r>
                      <w:r w:rsidR="001E3A3F" w:rsidRPr="001E3A3F">
                        <w:rPr>
                          <w:rFonts w:ascii="Arial" w:hAnsi="Arial" w:cs="Arial"/>
                          <w:sz w:val="18"/>
                          <w:szCs w:val="18"/>
                        </w:rPr>
                        <w:t xml:space="preserve"> Mean of the first principal component (PC1) computed from trial trajectories in the Death + Me blocks after applying a monotonic nonlinear transformation and performing uncentered PCA. PC1 captures a coordinated temporal motif that closely mirrors the early-trial divergence suggested in A, with the largest group separation emerging around trial 4 (trial-resolved statistics are provided in </w:t>
                      </w:r>
                      <w:r w:rsidR="00167E3C" w:rsidRPr="00167E3C">
                        <w:rPr>
                          <w:rFonts w:ascii="Arial" w:hAnsi="Arial" w:cs="Arial"/>
                          <w:sz w:val="18"/>
                          <w:szCs w:val="18"/>
                        </w:rPr>
                        <w:t>SI Appendix, Fig. S5</w:t>
                      </w:r>
                      <w:r w:rsidR="00167E3C">
                        <w:rPr>
                          <w:rFonts w:ascii="Arial" w:hAnsi="Arial" w:cs="Arial"/>
                          <w:sz w:val="18"/>
                          <w:szCs w:val="18"/>
                        </w:rPr>
                        <w:t>C)</w:t>
                      </w:r>
                      <w:r w:rsidR="00167E3C" w:rsidRPr="00167E3C">
                        <w:rPr>
                          <w:rFonts w:ascii="Arial" w:hAnsi="Arial" w:cs="Arial"/>
                          <w:sz w:val="18"/>
                          <w:szCs w:val="18"/>
                        </w:rPr>
                        <w:t xml:space="preserve"> </w:t>
                      </w:r>
                      <w:r w:rsidR="001E3A3F" w:rsidRPr="001E3A3F">
                        <w:rPr>
                          <w:rFonts w:ascii="Arial" w:hAnsi="Arial" w:cs="Arial"/>
                          <w:b/>
                          <w:bCs/>
                          <w:sz w:val="18"/>
                          <w:szCs w:val="18"/>
                        </w:rPr>
                        <w:t>(D)</w:t>
                      </w:r>
                      <w:r w:rsidR="001E3A3F" w:rsidRPr="001E3A3F">
                        <w:rPr>
                          <w:rFonts w:ascii="Arial" w:hAnsi="Arial" w:cs="Arial"/>
                          <w:sz w:val="18"/>
                          <w:szCs w:val="18"/>
                        </w:rPr>
                        <w:t xml:space="preserve"> Same analysis as in C but for the </w:t>
                      </w:r>
                      <w:r w:rsidR="00F1799F">
                        <w:rPr>
                          <w:rFonts w:ascii="Arial" w:hAnsi="Arial" w:cs="Arial"/>
                          <w:sz w:val="18"/>
                          <w:szCs w:val="18"/>
                        </w:rPr>
                        <w:t>“</w:t>
                      </w:r>
                      <w:r w:rsidR="001E3A3F" w:rsidRPr="001E3A3F">
                        <w:rPr>
                          <w:rFonts w:ascii="Arial" w:hAnsi="Arial" w:cs="Arial"/>
                          <w:sz w:val="18"/>
                          <w:szCs w:val="18"/>
                        </w:rPr>
                        <w:t>Life + Me</w:t>
                      </w:r>
                      <w:r w:rsidR="00F1799F">
                        <w:rPr>
                          <w:rFonts w:ascii="Arial" w:hAnsi="Arial" w:cs="Arial"/>
                          <w:sz w:val="18"/>
                          <w:szCs w:val="18"/>
                        </w:rPr>
                        <w:t>”</w:t>
                      </w:r>
                      <w:r w:rsidR="001E3A3F" w:rsidRPr="001E3A3F">
                        <w:rPr>
                          <w:rFonts w:ascii="Arial" w:hAnsi="Arial" w:cs="Arial"/>
                          <w:sz w:val="18"/>
                          <w:szCs w:val="18"/>
                        </w:rPr>
                        <w:t xml:space="preserve"> blocks. In contrast to the </w:t>
                      </w:r>
                      <w:r w:rsidR="00F1799F">
                        <w:rPr>
                          <w:rFonts w:ascii="Arial" w:hAnsi="Arial" w:cs="Arial"/>
                          <w:sz w:val="18"/>
                          <w:szCs w:val="18"/>
                        </w:rPr>
                        <w:t>“</w:t>
                      </w:r>
                      <w:r w:rsidR="001E3A3F" w:rsidRPr="001E3A3F">
                        <w:rPr>
                          <w:rFonts w:ascii="Arial" w:hAnsi="Arial" w:cs="Arial"/>
                          <w:sz w:val="18"/>
                          <w:szCs w:val="18"/>
                        </w:rPr>
                        <w:t>Death + Me</w:t>
                      </w:r>
                      <w:r w:rsidR="00F1799F">
                        <w:rPr>
                          <w:rFonts w:ascii="Arial" w:hAnsi="Arial" w:cs="Arial"/>
                          <w:sz w:val="18"/>
                          <w:szCs w:val="18"/>
                        </w:rPr>
                        <w:t>”</w:t>
                      </w:r>
                      <w:r w:rsidR="001E3A3F" w:rsidRPr="001E3A3F">
                        <w:rPr>
                          <w:rFonts w:ascii="Arial" w:hAnsi="Arial" w:cs="Arial"/>
                          <w:sz w:val="18"/>
                          <w:szCs w:val="18"/>
                        </w:rPr>
                        <w:t xml:space="preserve"> condition, the </w:t>
                      </w:r>
                      <w:r w:rsidR="00F1799F">
                        <w:rPr>
                          <w:rFonts w:ascii="Arial" w:hAnsi="Arial" w:cs="Arial"/>
                          <w:sz w:val="18"/>
                          <w:szCs w:val="18"/>
                        </w:rPr>
                        <w:t>PC1 elements</w:t>
                      </w:r>
                      <w:r w:rsidR="001E3A3F" w:rsidRPr="001E3A3F">
                        <w:rPr>
                          <w:rFonts w:ascii="Arial" w:hAnsi="Arial" w:cs="Arial"/>
                          <w:sz w:val="18"/>
                          <w:szCs w:val="18"/>
                        </w:rPr>
                        <w:t xml:space="preserve"> show weaker and less temporally localized group differentiation (</w:t>
                      </w:r>
                      <w:r w:rsidR="00167E3C" w:rsidRPr="00167E3C">
                        <w:rPr>
                          <w:rFonts w:ascii="Arial" w:hAnsi="Arial" w:cs="Arial"/>
                          <w:sz w:val="18"/>
                          <w:szCs w:val="18"/>
                        </w:rPr>
                        <w:t>SI Appendix, Fig. S5D</w:t>
                      </w:r>
                      <w:r w:rsidR="001E3A3F" w:rsidRPr="001E3A3F">
                        <w:rPr>
                          <w:rFonts w:ascii="Arial" w:hAnsi="Arial" w:cs="Arial"/>
                          <w:sz w:val="18"/>
                          <w:szCs w:val="18"/>
                        </w:rPr>
                        <w:t>).</w:t>
                      </w:r>
                      <w:r w:rsidR="00167E3C" w:rsidRPr="00167E3C">
                        <w:rPr>
                          <w:rFonts w:ascii="Arial" w:hAnsi="Arial" w:cs="Arial"/>
                          <w:sz w:val="20"/>
                          <w:szCs w:val="20"/>
                        </w:rPr>
                        <w:t xml:space="preserve"> </w:t>
                      </w:r>
                      <w:r w:rsidR="00B73D70" w:rsidRPr="00507491">
                        <w:rPr>
                          <w:rFonts w:ascii="Arial" w:hAnsi="Arial" w:cs="Arial"/>
                          <w:sz w:val="20"/>
                          <w:szCs w:val="20"/>
                        </w:rPr>
                        <w:t>Note</w:t>
                      </w:r>
                      <w:r w:rsidR="00C1329B" w:rsidRPr="0014588A">
                        <w:rPr>
                          <w:rFonts w:ascii="Arial" w:hAnsi="Arial" w:cs="Arial"/>
                          <w:sz w:val="20"/>
                          <w:szCs w:val="20"/>
                        </w:rPr>
                        <w:t xml:space="preserve"> that p</w:t>
                      </w:r>
                      <w:r w:rsidR="00B73D70" w:rsidRPr="00B84DE0">
                        <w:rPr>
                          <w:rFonts w:ascii="Arial" w:hAnsi="Arial" w:cs="Arial"/>
                          <w:sz w:val="20"/>
                          <w:szCs w:val="20"/>
                        </w:rPr>
                        <w:t>ositive values on the RT-scale indicate higher reaction times (slower responses) relative to the personalized baseline, while negative values indicate faster responses.</w:t>
                      </w:r>
                    </w:p>
                  </w:txbxContent>
                </v:textbox>
                <w10:wrap type="topAndBottom" anchorx="margin"/>
              </v:shape>
            </w:pict>
          </mc:Fallback>
        </mc:AlternateContent>
      </w:r>
      <w:r w:rsidR="00F66AA6" w:rsidRPr="00F649EE">
        <w:rPr>
          <w:rFonts w:ascii="Arial" w:hAnsi="Arial" w:cs="Arial"/>
          <w:b/>
          <w:color w:val="000000"/>
          <w:sz w:val="20"/>
          <w:szCs w:val="20"/>
        </w:rPr>
        <w:t>Fig</w:t>
      </w:r>
      <w:r w:rsidR="00F66AA6">
        <w:rPr>
          <w:rFonts w:ascii="Arial" w:hAnsi="Arial" w:cs="Arial"/>
          <w:b/>
          <w:color w:val="000000"/>
          <w:sz w:val="20"/>
          <w:szCs w:val="20"/>
        </w:rPr>
        <w:t>ure</w:t>
      </w:r>
      <w:r w:rsidR="00F66AA6" w:rsidRPr="00F649EE">
        <w:rPr>
          <w:rFonts w:ascii="Arial" w:hAnsi="Arial" w:cs="Arial"/>
          <w:b/>
          <w:color w:val="000000"/>
          <w:sz w:val="20"/>
          <w:szCs w:val="20"/>
        </w:rPr>
        <w:t xml:space="preserve"> </w:t>
      </w:r>
      <w:r w:rsidR="00F66AA6">
        <w:rPr>
          <w:rFonts w:ascii="Arial" w:hAnsi="Arial" w:cs="Arial"/>
          <w:b/>
          <w:color w:val="000000"/>
          <w:sz w:val="20"/>
          <w:szCs w:val="20"/>
        </w:rPr>
        <w:t>3</w:t>
      </w:r>
      <w:r w:rsidR="00E6133D" w:rsidRPr="00F649EE">
        <w:rPr>
          <w:rFonts w:ascii="Arial" w:hAnsi="Arial" w:cs="Arial"/>
          <w:b/>
          <w:color w:val="000000"/>
          <w:sz w:val="20"/>
          <w:szCs w:val="20"/>
        </w:rPr>
        <w:t xml:space="preserve">. </w:t>
      </w:r>
      <w:r w:rsidR="00F66AA6">
        <w:rPr>
          <w:rFonts w:ascii="Arial" w:hAnsi="Arial" w:cs="Arial"/>
          <w:color w:val="000000"/>
          <w:sz w:val="20"/>
          <w:szCs w:val="20"/>
        </w:rPr>
        <w:br w:type="page"/>
      </w:r>
    </w:p>
    <w:p w14:paraId="421FC490" w14:textId="3A9725E6" w:rsidR="00270945" w:rsidRPr="00980C22" w:rsidRDefault="004F1FBF" w:rsidP="009C45AE">
      <w:pPr>
        <w:keepNext/>
        <w:pBdr>
          <w:top w:val="nil"/>
          <w:left w:val="nil"/>
          <w:bottom w:val="nil"/>
          <w:right w:val="nil"/>
          <w:between w:val="nil"/>
        </w:pBdr>
        <w:spacing w:before="240" w:after="60"/>
        <w:contextualSpacing/>
        <w:rPr>
          <w:rFonts w:ascii="Arial" w:hAnsi="Arial" w:cs="Arial"/>
          <w:sz w:val="20"/>
          <w:szCs w:val="20"/>
        </w:rPr>
      </w:pPr>
      <w:r>
        <w:rPr>
          <w:rFonts w:ascii="Arial" w:hAnsi="Arial" w:cs="Arial"/>
          <w:noProof/>
          <w:sz w:val="20"/>
          <w:szCs w:val="20"/>
        </w:rPr>
        <w:lastRenderedPageBreak/>
        <w:drawing>
          <wp:anchor distT="0" distB="0" distL="114300" distR="114300" simplePos="0" relativeHeight="251849728" behindDoc="0" locked="0" layoutInCell="1" allowOverlap="1" wp14:anchorId="660DCC45" wp14:editId="0BF03D09">
            <wp:simplePos x="0" y="0"/>
            <wp:positionH relativeFrom="column">
              <wp:posOffset>114300</wp:posOffset>
            </wp:positionH>
            <wp:positionV relativeFrom="paragraph">
              <wp:posOffset>2550795</wp:posOffset>
            </wp:positionV>
            <wp:extent cx="2628900" cy="1098550"/>
            <wp:effectExtent l="0" t="0" r="0" b="6350"/>
            <wp:wrapTopAndBottom/>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2628900" cy="10985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rPr>
        <w:drawing>
          <wp:anchor distT="0" distB="0" distL="114300" distR="114300" simplePos="0" relativeHeight="251850752" behindDoc="0" locked="0" layoutInCell="1" allowOverlap="1" wp14:anchorId="7F9DDA1A" wp14:editId="5395AF49">
            <wp:simplePos x="0" y="0"/>
            <wp:positionH relativeFrom="column">
              <wp:posOffset>2743200</wp:posOffset>
            </wp:positionH>
            <wp:positionV relativeFrom="paragraph">
              <wp:posOffset>2550795</wp:posOffset>
            </wp:positionV>
            <wp:extent cx="2628900" cy="1098550"/>
            <wp:effectExtent l="0" t="0" r="0" b="6350"/>
            <wp:wrapTopAndBottom/>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46" cstate="print">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2628900" cy="1098550"/>
                    </a:xfrm>
                    <a:prstGeom prst="rect">
                      <a:avLst/>
                    </a:prstGeom>
                  </pic:spPr>
                </pic:pic>
              </a:graphicData>
            </a:graphic>
            <wp14:sizeRelH relativeFrom="page">
              <wp14:pctWidth>0</wp14:pctWidth>
            </wp14:sizeRelH>
            <wp14:sizeRelV relativeFrom="page">
              <wp14:pctHeight>0</wp14:pctHeight>
            </wp14:sizeRelV>
          </wp:anchor>
        </w:drawing>
      </w:r>
      <w:r w:rsidR="005769C2">
        <w:rPr>
          <w:rFonts w:ascii="Arial" w:hAnsi="Arial" w:cs="Arial"/>
          <w:noProof/>
          <w:sz w:val="20"/>
          <w:szCs w:val="20"/>
        </w:rPr>
        <w:drawing>
          <wp:anchor distT="0" distB="0" distL="114300" distR="114300" simplePos="0" relativeHeight="251848704" behindDoc="0" locked="0" layoutInCell="1" allowOverlap="1" wp14:anchorId="7B179634" wp14:editId="5598DCDA">
            <wp:simplePos x="0" y="0"/>
            <wp:positionH relativeFrom="column">
              <wp:posOffset>2971800</wp:posOffset>
            </wp:positionH>
            <wp:positionV relativeFrom="paragraph">
              <wp:posOffset>448945</wp:posOffset>
            </wp:positionV>
            <wp:extent cx="2174240" cy="1814830"/>
            <wp:effectExtent l="0" t="0" r="0" b="0"/>
            <wp:wrapTopAndBottom/>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rotWithShape="1">
                    <a:blip r:embed="rId48" cstate="print">
                      <a:extLst>
                        <a:ext uri="{28A0092B-C50C-407E-A947-70E740481C1C}">
                          <a14:useLocalDpi xmlns:a14="http://schemas.microsoft.com/office/drawing/2010/main" val="0"/>
                        </a:ext>
                        <a:ext uri="{96DAC541-7B7A-43D3-8B79-37D633B846F1}">
                          <asvg:svgBlip xmlns:asvg="http://schemas.microsoft.com/office/drawing/2016/SVG/main" r:embed="rId49"/>
                        </a:ext>
                      </a:extLst>
                    </a:blip>
                    <a:srcRect l="4197"/>
                    <a:stretch/>
                  </pic:blipFill>
                  <pic:spPr bwMode="auto">
                    <a:xfrm>
                      <a:off x="0" y="0"/>
                      <a:ext cx="2174240" cy="1814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0DE2">
        <w:rPr>
          <w:noProof/>
        </w:rPr>
        <mc:AlternateContent>
          <mc:Choice Requires="wps">
            <w:drawing>
              <wp:anchor distT="0" distB="0" distL="114300" distR="114300" simplePos="0" relativeHeight="251777024" behindDoc="0" locked="0" layoutInCell="1" allowOverlap="1" wp14:anchorId="071F1C68" wp14:editId="64CFD0B5">
                <wp:simplePos x="0" y="0"/>
                <wp:positionH relativeFrom="column">
                  <wp:posOffset>2828925</wp:posOffset>
                </wp:positionH>
                <wp:positionV relativeFrom="paragraph">
                  <wp:posOffset>2283460</wp:posOffset>
                </wp:positionV>
                <wp:extent cx="259715" cy="289560"/>
                <wp:effectExtent l="0" t="0" r="6985" b="0"/>
                <wp:wrapNone/>
                <wp:docPr id="1876357225" name="Text Box 15"/>
                <wp:cNvGraphicFramePr/>
                <a:graphic xmlns:a="http://schemas.openxmlformats.org/drawingml/2006/main">
                  <a:graphicData uri="http://schemas.microsoft.com/office/word/2010/wordprocessingShape">
                    <wps:wsp>
                      <wps:cNvSpPr txBox="1"/>
                      <wps:spPr>
                        <a:xfrm>
                          <a:off x="0" y="0"/>
                          <a:ext cx="259715" cy="289560"/>
                        </a:xfrm>
                        <a:prstGeom prst="rect">
                          <a:avLst/>
                        </a:prstGeom>
                        <a:solidFill>
                          <a:schemeClr val="lt1"/>
                        </a:solidFill>
                        <a:ln w="6350">
                          <a:noFill/>
                        </a:ln>
                      </wps:spPr>
                      <wps:txbx>
                        <w:txbxContent>
                          <w:p w14:paraId="4B2548A7" w14:textId="3915B54E" w:rsidR="00867790" w:rsidRDefault="00F639E0" w:rsidP="00867790">
                            <w:r>
                              <w:t>D</w:t>
                            </w:r>
                            <w:r w:rsidR="00867790">
                              <w:rPr>
                                <w:noProof/>
                              </w:rPr>
                              <w:drawing>
                                <wp:inline distT="0" distB="0" distL="0" distR="0" wp14:anchorId="706105E2" wp14:editId="552B996D">
                                  <wp:extent cx="149860" cy="12827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0"/>
                                          <a:stretch>
                                            <a:fillRect/>
                                          </a:stretch>
                                        </pic:blipFill>
                                        <pic:spPr>
                                          <a:xfrm>
                                            <a:off x="0" y="0"/>
                                            <a:ext cx="149860" cy="128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F1C68" id="Text Box 15" o:spid="_x0000_s1043" type="#_x0000_t202" style="position:absolute;margin-left:222.75pt;margin-top:179.8pt;width:20.45pt;height:22.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" fillcolor="white [3201]" stroked="f" strokeweight=".5pt">
                <v:textbox>
                  <w:txbxContent>
                    <w:p w14:paraId="4B2548A7" w14:textId="3915B54E" w:rsidR="00867790" w:rsidRDefault="00F639E0" w:rsidP="00867790">
                      <w:r>
                        <w:t>D</w:t>
                      </w:r>
                      <w:r w:rsidR="00867790">
                        <w:rPr>
                          <w:noProof/>
                        </w:rPr>
                        <w:drawing>
                          <wp:inline distT="0" distB="0" distL="0" distR="0" wp14:anchorId="706105E2" wp14:editId="552B996D">
                            <wp:extent cx="149860" cy="12827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1"/>
                                    <a:stretch>
                                      <a:fillRect/>
                                    </a:stretch>
                                  </pic:blipFill>
                                  <pic:spPr>
                                    <a:xfrm>
                                      <a:off x="0" y="0"/>
                                      <a:ext cx="149860" cy="128270"/>
                                    </a:xfrm>
                                    <a:prstGeom prst="rect">
                                      <a:avLst/>
                                    </a:prstGeom>
                                  </pic:spPr>
                                </pic:pic>
                              </a:graphicData>
                            </a:graphic>
                          </wp:inline>
                        </w:drawing>
                      </w:r>
                    </w:p>
                  </w:txbxContent>
                </v:textbox>
              </v:shape>
            </w:pict>
          </mc:Fallback>
        </mc:AlternateContent>
      </w:r>
      <w:r w:rsidR="00DF0DE2">
        <w:rPr>
          <w:noProof/>
        </w:rPr>
        <mc:AlternateContent>
          <mc:Choice Requires="wps">
            <w:drawing>
              <wp:anchor distT="0" distB="0" distL="114300" distR="114300" simplePos="0" relativeHeight="251778048" behindDoc="0" locked="0" layoutInCell="1" allowOverlap="1" wp14:anchorId="1AC4F138" wp14:editId="22C7A419">
                <wp:simplePos x="0" y="0"/>
                <wp:positionH relativeFrom="column">
                  <wp:posOffset>111760</wp:posOffset>
                </wp:positionH>
                <wp:positionV relativeFrom="paragraph">
                  <wp:posOffset>2280920</wp:posOffset>
                </wp:positionV>
                <wp:extent cx="244475" cy="289560"/>
                <wp:effectExtent l="0" t="0" r="3175" b="0"/>
                <wp:wrapNone/>
                <wp:docPr id="1752806959" name="Text Box 15"/>
                <wp:cNvGraphicFramePr/>
                <a:graphic xmlns:a="http://schemas.openxmlformats.org/drawingml/2006/main">
                  <a:graphicData uri="http://schemas.microsoft.com/office/word/2010/wordprocessingShape">
                    <wps:wsp>
                      <wps:cNvSpPr txBox="1"/>
                      <wps:spPr>
                        <a:xfrm>
                          <a:off x="0" y="0"/>
                          <a:ext cx="244475" cy="289560"/>
                        </a:xfrm>
                        <a:prstGeom prst="rect">
                          <a:avLst/>
                        </a:prstGeom>
                        <a:solidFill>
                          <a:schemeClr val="lt1"/>
                        </a:solidFill>
                        <a:ln w="6350">
                          <a:noFill/>
                        </a:ln>
                      </wps:spPr>
                      <wps:txbx>
                        <w:txbxContent>
                          <w:p w14:paraId="04A9BADA" w14:textId="37D8786F" w:rsidR="00867790" w:rsidRDefault="00F639E0" w:rsidP="00867790">
                            <w:r>
                              <w:t>C</w:t>
                            </w:r>
                            <w:r w:rsidR="00867790">
                              <w:rPr>
                                <w:noProof/>
                              </w:rPr>
                              <w:drawing>
                                <wp:inline distT="0" distB="0" distL="0" distR="0" wp14:anchorId="7E71DEE9" wp14:editId="718186CE">
                                  <wp:extent cx="149860" cy="128270"/>
                                  <wp:effectExtent l="0" t="0" r="254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1"/>
                                          <a:stretch>
                                            <a:fillRect/>
                                          </a:stretch>
                                        </pic:blipFill>
                                        <pic:spPr>
                                          <a:xfrm>
                                            <a:off x="0" y="0"/>
                                            <a:ext cx="149860" cy="128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4F138" id="_x0000_s1044" type="#_x0000_t202" style="position:absolute;margin-left:8.8pt;margin-top:179.6pt;width:19.25pt;height:22.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" fillcolor="white [3201]" stroked="f" strokeweight=".5pt">
                <v:textbox>
                  <w:txbxContent>
                    <w:p w14:paraId="04A9BADA" w14:textId="37D8786F" w:rsidR="00867790" w:rsidRDefault="00F639E0" w:rsidP="00867790">
                      <w:r>
                        <w:t>C</w:t>
                      </w:r>
                      <w:r w:rsidR="00867790">
                        <w:rPr>
                          <w:noProof/>
                        </w:rPr>
                        <w:drawing>
                          <wp:inline distT="0" distB="0" distL="0" distR="0" wp14:anchorId="7E71DEE9" wp14:editId="718186CE">
                            <wp:extent cx="149860" cy="128270"/>
                            <wp:effectExtent l="0" t="0" r="254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1"/>
                                    <a:stretch>
                                      <a:fillRect/>
                                    </a:stretch>
                                  </pic:blipFill>
                                  <pic:spPr>
                                    <a:xfrm>
                                      <a:off x="0" y="0"/>
                                      <a:ext cx="149860" cy="128270"/>
                                    </a:xfrm>
                                    <a:prstGeom prst="rect">
                                      <a:avLst/>
                                    </a:prstGeom>
                                  </pic:spPr>
                                </pic:pic>
                              </a:graphicData>
                            </a:graphic>
                          </wp:inline>
                        </w:drawing>
                      </w:r>
                    </w:p>
                  </w:txbxContent>
                </v:textbox>
              </v:shape>
            </w:pict>
          </mc:Fallback>
        </mc:AlternateContent>
      </w:r>
      <w:r w:rsidR="007A556F">
        <w:rPr>
          <w:noProof/>
        </w:rPr>
        <mc:AlternateContent>
          <mc:Choice Requires="wps">
            <w:drawing>
              <wp:anchor distT="0" distB="0" distL="114300" distR="114300" simplePos="0" relativeHeight="251847680" behindDoc="0" locked="0" layoutInCell="1" allowOverlap="1" wp14:anchorId="4411D26E" wp14:editId="52171D81">
                <wp:simplePos x="0" y="0"/>
                <wp:positionH relativeFrom="column">
                  <wp:posOffset>868045</wp:posOffset>
                </wp:positionH>
                <wp:positionV relativeFrom="paragraph">
                  <wp:posOffset>3817620</wp:posOffset>
                </wp:positionV>
                <wp:extent cx="259715" cy="289560"/>
                <wp:effectExtent l="0" t="0" r="6985" b="0"/>
                <wp:wrapNone/>
                <wp:docPr id="2" name="Text Box 15"/>
                <wp:cNvGraphicFramePr/>
                <a:graphic xmlns:a="http://schemas.openxmlformats.org/drawingml/2006/main">
                  <a:graphicData uri="http://schemas.microsoft.com/office/word/2010/wordprocessingShape">
                    <wps:wsp>
                      <wps:cNvSpPr txBox="1"/>
                      <wps:spPr>
                        <a:xfrm>
                          <a:off x="0" y="0"/>
                          <a:ext cx="259715" cy="289560"/>
                        </a:xfrm>
                        <a:prstGeom prst="rect">
                          <a:avLst/>
                        </a:prstGeom>
                        <a:solidFill>
                          <a:schemeClr val="lt1"/>
                        </a:solidFill>
                        <a:ln w="6350">
                          <a:noFill/>
                        </a:ln>
                      </wps:spPr>
                      <wps:txbx>
                        <w:txbxContent>
                          <w:p w14:paraId="4691862E" w14:textId="5897EB19" w:rsidR="00951846" w:rsidRDefault="00951846" w:rsidP="00951846">
                            <w:r>
                              <w:t>E</w:t>
                            </w:r>
                            <w:r>
                              <w:rPr>
                                <w:noProof/>
                              </w:rPr>
                              <w:drawing>
                                <wp:inline distT="0" distB="0" distL="0" distR="0" wp14:anchorId="3483AE6F" wp14:editId="3AC7B323">
                                  <wp:extent cx="149860" cy="128270"/>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1"/>
                                          <a:stretch>
                                            <a:fillRect/>
                                          </a:stretch>
                                        </pic:blipFill>
                                        <pic:spPr>
                                          <a:xfrm>
                                            <a:off x="0" y="0"/>
                                            <a:ext cx="149860" cy="128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1D26E" id="_x0000_s1045" type="#_x0000_t202" style="position:absolute;margin-left:68.35pt;margin-top:300.6pt;width:20.45pt;height:22.8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" fillcolor="white [3201]" stroked="f" strokeweight=".5pt">
                <v:textbox>
                  <w:txbxContent>
                    <w:p w14:paraId="4691862E" w14:textId="5897EB19" w:rsidR="00951846" w:rsidRDefault="00951846" w:rsidP="00951846">
                      <w:r>
                        <w:t>E</w:t>
                      </w:r>
                      <w:r>
                        <w:rPr>
                          <w:noProof/>
                        </w:rPr>
                        <w:drawing>
                          <wp:inline distT="0" distB="0" distL="0" distR="0" wp14:anchorId="3483AE6F" wp14:editId="3AC7B323">
                            <wp:extent cx="149860" cy="128270"/>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3" name=""/>
                                    <pic:cNvPicPr/>
                                  </pic:nvPicPr>
                                  <pic:blipFill>
                                    <a:blip r:embed="rId51"/>
                                    <a:stretch>
                                      <a:fillRect/>
                                    </a:stretch>
                                  </pic:blipFill>
                                  <pic:spPr>
                                    <a:xfrm>
                                      <a:off x="0" y="0"/>
                                      <a:ext cx="149860" cy="128270"/>
                                    </a:xfrm>
                                    <a:prstGeom prst="rect">
                                      <a:avLst/>
                                    </a:prstGeom>
                                  </pic:spPr>
                                </pic:pic>
                              </a:graphicData>
                            </a:graphic>
                          </wp:inline>
                        </w:drawing>
                      </w:r>
                    </w:p>
                  </w:txbxContent>
                </v:textbox>
              </v:shape>
            </w:pict>
          </mc:Fallback>
        </mc:AlternateContent>
      </w:r>
      <w:r w:rsidR="007A556F">
        <w:rPr>
          <w:rFonts w:ascii="Arial" w:hAnsi="Arial" w:cs="Arial"/>
          <w:noProof/>
          <w:sz w:val="20"/>
          <w:szCs w:val="20"/>
        </w:rPr>
        <w:drawing>
          <wp:anchor distT="0" distB="0" distL="114300" distR="114300" simplePos="0" relativeHeight="251845632" behindDoc="0" locked="0" layoutInCell="1" allowOverlap="1" wp14:anchorId="4D2BF9D9" wp14:editId="704D41B4">
            <wp:simplePos x="0" y="0"/>
            <wp:positionH relativeFrom="column">
              <wp:posOffset>1073150</wp:posOffset>
            </wp:positionH>
            <wp:positionV relativeFrom="paragraph">
              <wp:posOffset>3877945</wp:posOffset>
            </wp:positionV>
            <wp:extent cx="3314065" cy="1212850"/>
            <wp:effectExtent l="0" t="0" r="635" b="6350"/>
            <wp:wrapTopAndBottom/>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rcRect t="1" b="49657"/>
                    <a:stretch/>
                  </pic:blipFill>
                  <pic:spPr bwMode="auto">
                    <a:xfrm>
                      <a:off x="0" y="0"/>
                      <a:ext cx="3314065" cy="121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556F">
        <w:rPr>
          <w:noProof/>
        </w:rPr>
        <mc:AlternateContent>
          <mc:Choice Requires="wps">
            <w:drawing>
              <wp:anchor distT="0" distB="0" distL="114300" distR="114300" simplePos="0" relativeHeight="251774976" behindDoc="0" locked="0" layoutInCell="1" allowOverlap="1" wp14:anchorId="3E75CA4B" wp14:editId="09C5A77B">
                <wp:simplePos x="0" y="0"/>
                <wp:positionH relativeFrom="column">
                  <wp:posOffset>113665</wp:posOffset>
                </wp:positionH>
                <wp:positionV relativeFrom="paragraph">
                  <wp:posOffset>222250</wp:posOffset>
                </wp:positionV>
                <wp:extent cx="281940" cy="289560"/>
                <wp:effectExtent l="0" t="0" r="3810" b="0"/>
                <wp:wrapNone/>
                <wp:docPr id="2369851" name="Text Box 15"/>
                <wp:cNvGraphicFramePr/>
                <a:graphic xmlns:a="http://schemas.openxmlformats.org/drawingml/2006/main">
                  <a:graphicData uri="http://schemas.microsoft.com/office/word/2010/wordprocessingShape">
                    <wps:wsp>
                      <wps:cNvSpPr txBox="1"/>
                      <wps:spPr>
                        <a:xfrm>
                          <a:off x="0" y="0"/>
                          <a:ext cx="281940" cy="289560"/>
                        </a:xfrm>
                        <a:prstGeom prst="rect">
                          <a:avLst/>
                        </a:prstGeom>
                        <a:solidFill>
                          <a:schemeClr val="lt1"/>
                        </a:solidFill>
                        <a:ln w="6350">
                          <a:noFill/>
                        </a:ln>
                      </wps:spPr>
                      <wps:txbx>
                        <w:txbxContent>
                          <w:p w14:paraId="1224847C" w14:textId="77777777" w:rsidR="00867790" w:rsidRDefault="00867790" w:rsidP="00867790">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5CA4B" id="_x0000_s1046" type="#_x0000_t202" style="position:absolute;margin-left:8.95pt;margin-top:17.5pt;width:22.2pt;height:22.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" fillcolor="white [3201]" stroked="f" strokeweight=".5pt">
                <v:textbox>
                  <w:txbxContent>
                    <w:p w14:paraId="1224847C" w14:textId="77777777" w:rsidR="00867790" w:rsidRDefault="00867790" w:rsidP="00867790">
                      <w:r>
                        <w:t>A</w:t>
                      </w:r>
                    </w:p>
                  </w:txbxContent>
                </v:textbox>
              </v:shape>
            </w:pict>
          </mc:Fallback>
        </mc:AlternateContent>
      </w:r>
      <w:r w:rsidR="007A556F">
        <w:rPr>
          <w:noProof/>
        </w:rPr>
        <w:drawing>
          <wp:anchor distT="0" distB="0" distL="114300" distR="114300" simplePos="0" relativeHeight="251833344" behindDoc="0" locked="0" layoutInCell="1" allowOverlap="1" wp14:anchorId="7BCB7CA6" wp14:editId="7EB6C19E">
            <wp:simplePos x="0" y="0"/>
            <wp:positionH relativeFrom="column">
              <wp:posOffset>336550</wp:posOffset>
            </wp:positionH>
            <wp:positionV relativeFrom="paragraph">
              <wp:posOffset>442595</wp:posOffset>
            </wp:positionV>
            <wp:extent cx="2178050" cy="1811020"/>
            <wp:effectExtent l="0" t="0" r="0" b="0"/>
            <wp:wrapTopAndBottom/>
            <wp:docPr id="801439432" name="Graphic 8014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9432" name="Graphic 801439432"/>
                    <pic:cNvPicPr/>
                  </pic:nvPicPr>
                  <pic:blipFill rotWithShape="1">
                    <a:blip r:embed="rId54" cstate="print">
                      <a:extLst>
                        <a:ext uri="{28A0092B-C50C-407E-A947-70E740481C1C}">
                          <a14:useLocalDpi xmlns:a14="http://schemas.microsoft.com/office/drawing/2010/main" val="0"/>
                        </a:ext>
                        <a:ext uri="{96DAC541-7B7A-43D3-8B79-37D633B846F1}">
                          <asvg:svgBlip xmlns:asvg="http://schemas.microsoft.com/office/drawing/2016/SVG/main" r:embed="rId55"/>
                        </a:ext>
                      </a:extLst>
                    </a:blip>
                    <a:srcRect l="8171" t="4513"/>
                    <a:stretch/>
                  </pic:blipFill>
                  <pic:spPr bwMode="auto">
                    <a:xfrm>
                      <a:off x="0" y="0"/>
                      <a:ext cx="2178050" cy="1811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556F">
        <w:rPr>
          <w:noProof/>
        </w:rPr>
        <mc:AlternateContent>
          <mc:Choice Requires="wps">
            <w:drawing>
              <wp:anchor distT="0" distB="0" distL="114300" distR="114300" simplePos="0" relativeHeight="251776000" behindDoc="0" locked="0" layoutInCell="1" allowOverlap="1" wp14:anchorId="397C9955" wp14:editId="73329169">
                <wp:simplePos x="0" y="0"/>
                <wp:positionH relativeFrom="column">
                  <wp:posOffset>2823210</wp:posOffset>
                </wp:positionH>
                <wp:positionV relativeFrom="paragraph">
                  <wp:posOffset>223520</wp:posOffset>
                </wp:positionV>
                <wp:extent cx="259715" cy="289560"/>
                <wp:effectExtent l="0" t="0" r="6985" b="0"/>
                <wp:wrapNone/>
                <wp:docPr id="129913617" name="Text Box 15"/>
                <wp:cNvGraphicFramePr/>
                <a:graphic xmlns:a="http://schemas.openxmlformats.org/drawingml/2006/main">
                  <a:graphicData uri="http://schemas.microsoft.com/office/word/2010/wordprocessingShape">
                    <wps:wsp>
                      <wps:cNvSpPr txBox="1"/>
                      <wps:spPr>
                        <a:xfrm>
                          <a:off x="0" y="0"/>
                          <a:ext cx="259715" cy="289560"/>
                        </a:xfrm>
                        <a:prstGeom prst="rect">
                          <a:avLst/>
                        </a:prstGeom>
                        <a:solidFill>
                          <a:schemeClr val="lt1"/>
                        </a:solidFill>
                        <a:ln w="6350">
                          <a:noFill/>
                        </a:ln>
                      </wps:spPr>
                      <wps:txbx>
                        <w:txbxContent>
                          <w:p w14:paraId="1DFB4225" w14:textId="77777777" w:rsidR="00867790" w:rsidRDefault="00867790" w:rsidP="00867790">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C9955" id="_x0000_s1047" type="#_x0000_t202" style="position:absolute;margin-left:222.3pt;margin-top:17.6pt;width:20.45pt;height:22.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" fillcolor="white [3201]" stroked="f" strokeweight=".5pt">
                <v:textbox>
                  <w:txbxContent>
                    <w:p w14:paraId="1DFB4225" w14:textId="77777777" w:rsidR="00867790" w:rsidRDefault="00867790" w:rsidP="00867790">
                      <w:r>
                        <w:t>B</w:t>
                      </w:r>
                    </w:p>
                  </w:txbxContent>
                </v:textbox>
              </v:shape>
            </w:pict>
          </mc:Fallback>
        </mc:AlternateContent>
      </w:r>
      <w:r w:rsidR="009635E1">
        <w:rPr>
          <w:noProof/>
        </w:rPr>
        <mc:AlternateContent>
          <mc:Choice Requires="wps">
            <w:drawing>
              <wp:anchor distT="0" distB="0" distL="114300" distR="114300" simplePos="0" relativeHeight="251779072" behindDoc="0" locked="0" layoutInCell="1" allowOverlap="1" wp14:anchorId="4F8B3E68" wp14:editId="1E7E79BE">
                <wp:simplePos x="0" y="0"/>
                <wp:positionH relativeFrom="margin">
                  <wp:posOffset>12700</wp:posOffset>
                </wp:positionH>
                <wp:positionV relativeFrom="paragraph">
                  <wp:posOffset>5146675</wp:posOffset>
                </wp:positionV>
                <wp:extent cx="5469890" cy="2813050"/>
                <wp:effectExtent l="0" t="0" r="0" b="6350"/>
                <wp:wrapTopAndBottom/>
                <wp:docPr id="617418339" name="Text Box 1"/>
                <wp:cNvGraphicFramePr/>
                <a:graphic xmlns:a="http://schemas.openxmlformats.org/drawingml/2006/main">
                  <a:graphicData uri="http://schemas.microsoft.com/office/word/2010/wordprocessingShape">
                    <wps:wsp>
                      <wps:cNvSpPr txBox="1"/>
                      <wps:spPr>
                        <a:xfrm>
                          <a:off x="0" y="0"/>
                          <a:ext cx="5469890" cy="2813050"/>
                        </a:xfrm>
                        <a:prstGeom prst="rect">
                          <a:avLst/>
                        </a:prstGeom>
                        <a:solidFill>
                          <a:prstClr val="white"/>
                        </a:solidFill>
                        <a:ln>
                          <a:noFill/>
                        </a:ln>
                      </wps:spPr>
                      <wps:txbx>
                        <w:txbxContent>
                          <w:p w14:paraId="328DEEDA" w14:textId="58A58D33" w:rsidR="00867790" w:rsidRPr="00351649" w:rsidRDefault="00867790" w:rsidP="000A487F">
                            <w:pPr>
                              <w:pStyle w:val="Caption"/>
                              <w:jc w:val="center"/>
                              <w:rPr>
                                <w:rFonts w:ascii="Arial" w:hAnsi="Arial" w:cs="Arial"/>
                                <w:i w:val="0"/>
                                <w:iCs w:val="0"/>
                                <w:noProof/>
                                <w:color w:val="EE0000"/>
                              </w:rPr>
                            </w:pPr>
                            <w:r w:rsidRPr="00351649">
                              <w:rPr>
                                <w:rFonts w:ascii="Arial" w:hAnsi="Arial" w:cs="Arial"/>
                                <w:b/>
                                <w:bCs/>
                                <w:i w:val="0"/>
                                <w:iCs w:val="0"/>
                                <w:color w:val="000000" w:themeColor="text1"/>
                              </w:rPr>
                              <w:t xml:space="preserve">Figure </w:t>
                            </w:r>
                            <w:r w:rsidRPr="00351649">
                              <w:rPr>
                                <w:rFonts w:ascii="Arial" w:hAnsi="Arial" w:cs="Arial"/>
                                <w:b/>
                                <w:bCs/>
                                <w:i w:val="0"/>
                                <w:iCs w:val="0"/>
                                <w:color w:val="000000" w:themeColor="text1"/>
                              </w:rPr>
                              <w:fldChar w:fldCharType="begin"/>
                            </w:r>
                            <w:r w:rsidRPr="00351649">
                              <w:rPr>
                                <w:rFonts w:ascii="Arial" w:hAnsi="Arial" w:cs="Arial"/>
                                <w:b/>
                                <w:bCs/>
                                <w:i w:val="0"/>
                                <w:iCs w:val="0"/>
                                <w:color w:val="000000" w:themeColor="text1"/>
                              </w:rPr>
                              <w:instrText xml:space="preserve"> SEQ Figure \* ARABIC </w:instrText>
                            </w:r>
                            <w:r w:rsidRPr="00351649">
                              <w:rPr>
                                <w:rFonts w:ascii="Arial" w:hAnsi="Arial" w:cs="Arial"/>
                                <w:b/>
                                <w:bCs/>
                                <w:i w:val="0"/>
                                <w:iCs w:val="0"/>
                                <w:color w:val="000000" w:themeColor="text1"/>
                              </w:rPr>
                              <w:fldChar w:fldCharType="separate"/>
                            </w:r>
                            <w:r w:rsidRPr="00351649">
                              <w:rPr>
                                <w:rFonts w:ascii="Arial" w:hAnsi="Arial" w:cs="Arial"/>
                                <w:b/>
                                <w:bCs/>
                                <w:i w:val="0"/>
                                <w:iCs w:val="0"/>
                                <w:noProof/>
                                <w:color w:val="000000" w:themeColor="text1"/>
                              </w:rPr>
                              <w:t>4</w:t>
                            </w:r>
                            <w:r w:rsidRPr="00351649">
                              <w:rPr>
                                <w:rFonts w:ascii="Arial" w:hAnsi="Arial" w:cs="Arial"/>
                                <w:b/>
                                <w:bCs/>
                                <w:i w:val="0"/>
                                <w:iCs w:val="0"/>
                                <w:color w:val="000000" w:themeColor="text1"/>
                              </w:rPr>
                              <w:fldChar w:fldCharType="end"/>
                            </w:r>
                            <w:r w:rsidRPr="00351649">
                              <w:rPr>
                                <w:rFonts w:ascii="Arial" w:hAnsi="Arial" w:cs="Arial"/>
                                <w:i w:val="0"/>
                                <w:iCs w:val="0"/>
                                <w:color w:val="000000" w:themeColor="text1"/>
                              </w:rPr>
                              <w:t xml:space="preserve"> </w:t>
                            </w:r>
                            <w:r w:rsidRPr="00351649">
                              <w:rPr>
                                <w:rStyle w:val="Strong"/>
                                <w:rFonts w:ascii="Arial" w:hAnsi="Arial" w:cs="Arial"/>
                                <w:i w:val="0"/>
                                <w:iCs w:val="0"/>
                                <w:color w:val="000000" w:themeColor="text1"/>
                              </w:rPr>
                              <w:t xml:space="preserve">SI </w:t>
                            </w:r>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 xml:space="preserve">tate, </w:t>
                            </w:r>
                            <w:r w:rsidR="00F1799F">
                              <w:rPr>
                                <w:rStyle w:val="Strong"/>
                                <w:rFonts w:ascii="Arial" w:hAnsi="Arial" w:cs="Arial"/>
                                <w:i w:val="0"/>
                                <w:iCs w:val="0"/>
                                <w:color w:val="000000" w:themeColor="text1"/>
                              </w:rPr>
                              <w:t>With A</w:t>
                            </w:r>
                            <w:r w:rsidRPr="00351649">
                              <w:rPr>
                                <w:rStyle w:val="Strong"/>
                                <w:rFonts w:ascii="Arial" w:hAnsi="Arial" w:cs="Arial"/>
                                <w:i w:val="0"/>
                                <w:iCs w:val="0"/>
                                <w:color w:val="000000" w:themeColor="text1"/>
                              </w:rPr>
                              <w:t xml:space="preserve">ctive vs </w:t>
                            </w:r>
                            <w:r w:rsidR="00F1799F">
                              <w:rPr>
                                <w:rStyle w:val="Strong"/>
                                <w:rFonts w:ascii="Arial" w:hAnsi="Arial" w:cs="Arial"/>
                                <w:i w:val="0"/>
                                <w:iCs w:val="0"/>
                                <w:color w:val="000000" w:themeColor="text1"/>
                              </w:rPr>
                              <w:t>W</w:t>
                            </w:r>
                            <w:r w:rsidR="008123A5" w:rsidRPr="008123A5">
                              <w:rPr>
                                <w:rStyle w:val="Strong"/>
                                <w:rFonts w:ascii="Arial" w:hAnsi="Arial" w:cs="Arial"/>
                                <w:i w:val="0"/>
                                <w:iCs w:val="0"/>
                                <w:color w:val="000000" w:themeColor="text1"/>
                              </w:rPr>
                              <w:t>ithout</w:t>
                            </w:r>
                            <w:r w:rsidR="008123A5">
                              <w:rPr>
                                <w:rStyle w:val="Strong"/>
                                <w:rFonts w:ascii="Arial" w:hAnsi="Arial" w:cs="Arial"/>
                                <w:i w:val="0"/>
                                <w:iCs w:val="0"/>
                                <w:color w:val="000000" w:themeColor="text1"/>
                              </w:rPr>
                              <w:t xml:space="preserve"> </w:t>
                            </w:r>
                            <w:r w:rsidR="00F1799F">
                              <w:rPr>
                                <w:rStyle w:val="Strong"/>
                                <w:rFonts w:ascii="Arial" w:hAnsi="Arial" w:cs="Arial"/>
                                <w:i w:val="0"/>
                                <w:iCs w:val="0"/>
                                <w:color w:val="000000" w:themeColor="text1"/>
                              </w:rPr>
                              <w:t>A</w:t>
                            </w:r>
                            <w:r w:rsidRPr="00351649">
                              <w:rPr>
                                <w:rStyle w:val="Strong"/>
                                <w:rFonts w:ascii="Arial" w:hAnsi="Arial" w:cs="Arial"/>
                                <w:i w:val="0"/>
                                <w:iCs w:val="0"/>
                                <w:color w:val="000000" w:themeColor="text1"/>
                              </w:rPr>
                              <w:t xml:space="preserve">ctive, </w:t>
                            </w:r>
                            <w:r w:rsidR="00F1799F">
                              <w:rPr>
                                <w:rStyle w:val="Strong"/>
                                <w:rFonts w:ascii="Arial" w:hAnsi="Arial" w:cs="Arial"/>
                                <w:i w:val="0"/>
                                <w:iCs w:val="0"/>
                                <w:color w:val="000000" w:themeColor="text1"/>
                              </w:rPr>
                              <w:t>C</w:t>
                            </w:r>
                            <w:r w:rsidRPr="00351649">
                              <w:rPr>
                                <w:rStyle w:val="Strong"/>
                                <w:rFonts w:ascii="Arial" w:hAnsi="Arial" w:cs="Arial"/>
                                <w:i w:val="0"/>
                                <w:iCs w:val="0"/>
                                <w:color w:val="000000" w:themeColor="text1"/>
                              </w:rPr>
                              <w:t xml:space="preserve">lassification </w:t>
                            </w:r>
                            <w:r w:rsidR="00F1799F">
                              <w:rPr>
                                <w:rStyle w:val="Strong"/>
                                <w:rFonts w:ascii="Arial" w:hAnsi="Arial" w:cs="Arial"/>
                                <w:i w:val="0"/>
                                <w:iCs w:val="0"/>
                                <w:color w:val="000000" w:themeColor="text1"/>
                              </w:rPr>
                              <w:t>U</w:t>
                            </w:r>
                            <w:r w:rsidRPr="00351649">
                              <w:rPr>
                                <w:rStyle w:val="Strong"/>
                                <w:rFonts w:ascii="Arial" w:hAnsi="Arial" w:cs="Arial"/>
                                <w:i w:val="0"/>
                                <w:iCs w:val="0"/>
                                <w:color w:val="000000" w:themeColor="text1"/>
                              </w:rPr>
                              <w:t xml:space="preserve">sing </w:t>
                            </w:r>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patio</w:t>
                            </w:r>
                            <w:r w:rsidR="00F1799F">
                              <w:rPr>
                                <w:rStyle w:val="Strong"/>
                                <w:rFonts w:ascii="Arial" w:hAnsi="Arial" w:cs="Arial"/>
                                <w:i w:val="0"/>
                                <w:iCs w:val="0"/>
                                <w:color w:val="000000" w:themeColor="text1"/>
                              </w:rPr>
                              <w:t>-T</w:t>
                            </w:r>
                            <w:r w:rsidRPr="00351649">
                              <w:rPr>
                                <w:rStyle w:val="Strong"/>
                                <w:rFonts w:ascii="Arial" w:hAnsi="Arial" w:cs="Arial"/>
                                <w:i w:val="0"/>
                                <w:iCs w:val="0"/>
                                <w:color w:val="000000" w:themeColor="text1"/>
                              </w:rPr>
                              <w:t xml:space="preserve">emporal </w:t>
                            </w:r>
                            <w:r w:rsidR="00F1799F">
                              <w:rPr>
                                <w:rStyle w:val="Strong"/>
                                <w:rFonts w:ascii="Arial" w:hAnsi="Arial" w:cs="Arial"/>
                                <w:i w:val="0"/>
                                <w:iCs w:val="0"/>
                                <w:color w:val="000000" w:themeColor="text1"/>
                              </w:rPr>
                              <w:t>P</w:t>
                            </w:r>
                            <w:r w:rsidRPr="00351649">
                              <w:rPr>
                                <w:rStyle w:val="Strong"/>
                                <w:rFonts w:ascii="Arial" w:hAnsi="Arial" w:cs="Arial"/>
                                <w:i w:val="0"/>
                                <w:iCs w:val="0"/>
                                <w:color w:val="000000" w:themeColor="text1"/>
                              </w:rPr>
                              <w:t xml:space="preserve">attern in </w:t>
                            </w:r>
                            <w:r w:rsidR="00F1799F">
                              <w:rPr>
                                <w:rStyle w:val="Strong"/>
                                <w:rFonts w:ascii="Arial" w:hAnsi="Arial" w:cs="Arial"/>
                                <w:i w:val="0"/>
                                <w:iCs w:val="0"/>
                                <w:color w:val="000000" w:themeColor="text1"/>
                              </w:rPr>
                              <w:t>R</w:t>
                            </w:r>
                            <w:r w:rsidRPr="00351649">
                              <w:rPr>
                                <w:rStyle w:val="Strong"/>
                                <w:rFonts w:ascii="Arial" w:hAnsi="Arial" w:cs="Arial"/>
                                <w:i w:val="0"/>
                                <w:iCs w:val="0"/>
                                <w:color w:val="000000" w:themeColor="text1"/>
                              </w:rPr>
                              <w:t xml:space="preserve">eaction </w:t>
                            </w:r>
                            <w:r w:rsidR="00F1799F">
                              <w:rPr>
                                <w:rStyle w:val="Strong"/>
                                <w:rFonts w:ascii="Arial" w:hAnsi="Arial" w:cs="Arial"/>
                                <w:i w:val="0"/>
                                <w:iCs w:val="0"/>
                                <w:color w:val="000000" w:themeColor="text1"/>
                              </w:rPr>
                              <w:t>T</w:t>
                            </w:r>
                            <w:r w:rsidRPr="00351649">
                              <w:rPr>
                                <w:rStyle w:val="Strong"/>
                                <w:rFonts w:ascii="Arial" w:hAnsi="Arial" w:cs="Arial"/>
                                <w:i w:val="0"/>
                                <w:iCs w:val="0"/>
                                <w:color w:val="000000" w:themeColor="text1"/>
                              </w:rPr>
                              <w:t>ime</w:t>
                            </w:r>
                            <w:r w:rsidR="00F1799F">
                              <w:rPr>
                                <w:rStyle w:val="Strong"/>
                                <w:rFonts w:ascii="Arial" w:hAnsi="Arial" w:cs="Arial"/>
                                <w:i w:val="0"/>
                                <w:iCs w:val="0"/>
                                <w:color w:val="000000" w:themeColor="text1"/>
                              </w:rPr>
                              <w:t xml:space="preserve"> (RT)</w:t>
                            </w:r>
                            <w:r w:rsidRPr="00351649">
                              <w:rPr>
                                <w:rStyle w:val="Strong"/>
                                <w:rFonts w:ascii="Arial" w:hAnsi="Arial" w:cs="Arial"/>
                                <w:i w:val="0"/>
                                <w:iCs w:val="0"/>
                                <w:color w:val="000000" w:themeColor="text1"/>
                              </w:rPr>
                              <w:t xml:space="preserve"> </w:t>
                            </w:r>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eries. (A)</w:t>
                            </w:r>
                            <w:r w:rsidRPr="00351649">
                              <w:rPr>
                                <w:rFonts w:ascii="Arial" w:hAnsi="Arial" w:cs="Arial"/>
                                <w:i w:val="0"/>
                                <w:iCs w:val="0"/>
                                <w:color w:val="000000" w:themeColor="text1"/>
                              </w:rPr>
                              <w:t xml:space="preserve"> Receiver operating characteristic (ROC) curves for classifiers with </w:t>
                            </w:r>
                            <m:oMath>
                              <m:r>
                                <w:rPr>
                                  <w:rFonts w:ascii="Cambria Math" w:hAnsi="Cambria Math" w:cs="Arial"/>
                                  <w:color w:val="000000" w:themeColor="text1"/>
                                </w:rPr>
                                <m:t xml:space="preserve">J=1,2, </m:t>
                              </m:r>
                            </m:oMath>
                            <w:r w:rsidRPr="00351649">
                              <w:rPr>
                                <w:rFonts w:ascii="Arial" w:hAnsi="Arial" w:cs="Arial"/>
                                <w:i w:val="0"/>
                                <w:iCs w:val="0"/>
                                <w:color w:val="000000" w:themeColor="text1"/>
                              </w:rPr>
                              <w:t xml:space="preserve">and </w:t>
                            </w:r>
                            <m:oMath>
                              <m:r>
                                <w:rPr>
                                  <w:rFonts w:ascii="Cambria Math" w:hAnsi="Cambria Math" w:cs="Arial"/>
                                  <w:color w:val="000000" w:themeColor="text1"/>
                                </w:rPr>
                                <m:t>3</m:t>
                              </m:r>
                            </m:oMath>
                            <w:r w:rsidRPr="00351649">
                              <w:rPr>
                                <w:rFonts w:ascii="Arial" w:eastAsiaTheme="minorEastAsia" w:hAnsi="Arial" w:cs="Arial"/>
                                <w:i w:val="0"/>
                                <w:iCs w:val="0"/>
                                <w:color w:val="000000" w:themeColor="text1"/>
                              </w:rPr>
                              <w:t xml:space="preserve"> </w:t>
                            </w:r>
                            <w:r w:rsidR="00374AB1" w:rsidRPr="00374AB1">
                              <w:rPr>
                                <w:rFonts w:ascii="Arial" w:hAnsi="Arial" w:cs="Arial"/>
                                <w:i w:val="0"/>
                                <w:iCs w:val="0"/>
                                <w:color w:val="000000" w:themeColor="text1"/>
                              </w:rPr>
                              <w:t>spatiotemporal components using the bilinear logistic regression classifier described in the Materials and Methods</w:t>
                            </w:r>
                            <w:r w:rsidR="00374AB1">
                              <w:rPr>
                                <w:rFonts w:ascii="Arial" w:hAnsi="Arial" w:cs="Arial"/>
                                <w:i w:val="0"/>
                                <w:iCs w:val="0"/>
                                <w:color w:val="000000" w:themeColor="text1"/>
                              </w:rPr>
                              <w:t xml:space="preserve">, </w:t>
                            </w:r>
                            <w:r w:rsidR="00374AB1" w:rsidRPr="00374AB1">
                              <w:rPr>
                                <w:rFonts w:ascii="Arial" w:hAnsi="Arial" w:cs="Arial"/>
                                <w:i w:val="0"/>
                                <w:iCs w:val="0"/>
                                <w:color w:val="000000" w:themeColor="text1"/>
                              </w:rPr>
                              <w:t xml:space="preserve">Bilinear Logistic Regression Classifier. </w:t>
                            </w:r>
                            <w:r w:rsidRPr="00351649">
                              <w:rPr>
                                <w:rFonts w:ascii="Arial" w:hAnsi="Arial" w:cs="Arial"/>
                                <w:i w:val="0"/>
                                <w:iCs w:val="0"/>
                                <w:color w:val="000000" w:themeColor="text1"/>
                              </w:rPr>
                              <w:t xml:space="preserve">evaluated using leave-one-out cross-validation (LOOCV). The model with </w:t>
                            </w:r>
                            <m:oMath>
                              <m:r>
                                <w:rPr>
                                  <w:rFonts w:ascii="Cambria Math" w:hAnsi="Cambria Math" w:cs="Arial"/>
                                  <w:color w:val="000000" w:themeColor="text1"/>
                                </w:rPr>
                                <m:t>J=2</m:t>
                              </m:r>
                            </m:oMath>
                            <w:r w:rsidRPr="00351649">
                              <w:rPr>
                                <w:rFonts w:ascii="Arial" w:eastAsiaTheme="minorEastAsia" w:hAnsi="Arial" w:cs="Arial"/>
                                <w:i w:val="0"/>
                                <w:iCs w:val="0"/>
                                <w:color w:val="000000" w:themeColor="text1"/>
                              </w:rPr>
                              <w:t xml:space="preserve"> </w:t>
                            </w:r>
                            <w:r w:rsidRPr="00351649">
                              <w:rPr>
                                <w:rFonts w:ascii="Arial" w:hAnsi="Arial" w:cs="Arial"/>
                                <w:i w:val="0"/>
                                <w:iCs w:val="0"/>
                                <w:color w:val="000000" w:themeColor="text1"/>
                              </w:rPr>
                              <w:t>achieves the best performance</w:t>
                            </w:r>
                            <w:r w:rsidRPr="00351649">
                              <w:rPr>
                                <w:rFonts w:ascii="Arial" w:hAnsi="Arial" w:cs="Arial"/>
                                <w:b/>
                                <w:bCs/>
                                <w:i w:val="0"/>
                                <w:iCs w:val="0"/>
                                <w:color w:val="000000" w:themeColor="text1"/>
                              </w:rPr>
                              <w:t xml:space="preserve"> </w:t>
                            </w:r>
                            <w:r w:rsidRPr="00351649">
                              <w:rPr>
                                <w:rFonts w:ascii="Arial" w:hAnsi="Arial" w:cs="Arial"/>
                                <w:i w:val="0"/>
                                <w:iCs w:val="0"/>
                                <w:color w:val="000000" w:themeColor="text1"/>
                              </w:rPr>
                              <w:t xml:space="preserve">(AUC = 0.79), while models with fewer or additional components perform substantially </w:t>
                            </w:r>
                            <w:r w:rsidR="00C72386">
                              <w:rPr>
                                <w:rFonts w:ascii="Arial" w:hAnsi="Arial" w:cs="Arial"/>
                                <w:i w:val="0"/>
                                <w:iCs w:val="0"/>
                                <w:color w:val="000000" w:themeColor="text1"/>
                              </w:rPr>
                              <w:t>lower than the model with J=2</w:t>
                            </w:r>
                            <w:r w:rsidRPr="00351649">
                              <w:rPr>
                                <w:rFonts w:ascii="Arial" w:hAnsi="Arial" w:cs="Arial"/>
                                <w:i w:val="0"/>
                                <w:iCs w:val="0"/>
                                <w:color w:val="000000" w:themeColor="text1"/>
                              </w:rPr>
                              <w:t>.</w:t>
                            </w:r>
                            <w:r w:rsidRPr="00351649">
                              <w:rPr>
                                <w:rFonts w:ascii="Arial" w:hAnsi="Arial" w:cs="Arial"/>
                                <w:b/>
                                <w:bCs/>
                                <w:i w:val="0"/>
                                <w:iCs w:val="0"/>
                                <w:color w:val="000000" w:themeColor="text1"/>
                              </w:rPr>
                              <w:t xml:space="preserve"> </w:t>
                            </w:r>
                            <w:r w:rsidRPr="00351649">
                              <w:rPr>
                                <w:rStyle w:val="Strong"/>
                                <w:rFonts w:ascii="Arial" w:hAnsi="Arial" w:cs="Arial"/>
                                <w:b w:val="0"/>
                                <w:bCs w:val="0"/>
                                <w:i w:val="0"/>
                                <w:iCs w:val="0"/>
                                <w:color w:val="000000" w:themeColor="text1"/>
                              </w:rPr>
                              <w:t>Baseline models using fixed principal component (PC) block-level weights are shown for comparison</w:t>
                            </w:r>
                            <w:r w:rsidR="001C1134">
                              <w:rPr>
                                <w:rStyle w:val="Strong"/>
                                <w:rFonts w:ascii="Arial" w:hAnsi="Arial" w:cs="Arial"/>
                                <w:b w:val="0"/>
                                <w:bCs w:val="0"/>
                                <w:i w:val="0"/>
                                <w:iCs w:val="0"/>
                                <w:color w:val="000000" w:themeColor="text1"/>
                              </w:rPr>
                              <w:t xml:space="preserve">. </w:t>
                            </w:r>
                            <w:r w:rsidR="001C1134" w:rsidRPr="001C1134">
                              <w:rPr>
                                <w:rStyle w:val="Strong"/>
                                <w:rFonts w:ascii="Arial" w:hAnsi="Arial" w:cs="Arial"/>
                                <w:b w:val="0"/>
                                <w:bCs w:val="0"/>
                                <w:i w:val="0"/>
                                <w:iCs w:val="0"/>
                                <w:color w:val="000000" w:themeColor="text1"/>
                              </w:rPr>
                              <w:t xml:space="preserve">These results indicate that directions capturing maximal variance in RTs (fixed PCs) do not reliably encode SI state, whereas the learned bilinear components yield a balanced accuracy of 77%. </w:t>
                            </w:r>
                            <w:r w:rsidRPr="00351649">
                              <w:rPr>
                                <w:rStyle w:val="Strong"/>
                                <w:rFonts w:ascii="Arial" w:hAnsi="Arial" w:cs="Arial"/>
                                <w:i w:val="0"/>
                                <w:iCs w:val="0"/>
                                <w:color w:val="000000" w:themeColor="text1"/>
                              </w:rPr>
                              <w:t>(B)</w:t>
                            </w:r>
                            <w:r w:rsidRPr="00351649">
                              <w:rPr>
                                <w:rFonts w:ascii="Arial" w:hAnsi="Arial" w:cs="Arial"/>
                                <w:i w:val="0"/>
                                <w:iCs w:val="0"/>
                                <w:color w:val="000000" w:themeColor="text1"/>
                              </w:rPr>
                              <w:t xml:space="preserve"> Joint distribution of participant-level projections onto the two learned components, </w:t>
                            </w:r>
                            <m:oMath>
                              <m:sSubSup>
                                <m:sSubSupPr>
                                  <m:ctrlPr>
                                    <w:rPr>
                                      <w:rFonts w:ascii="Cambria Math" w:hAnsi="Cambria Math" w:cs="Arial"/>
                                      <w:b/>
                                      <w:bCs/>
                                      <w:color w:val="auto"/>
                                    </w:rPr>
                                  </m:ctrlPr>
                                </m:sSubSupPr>
                                <m:e>
                                  <m:r>
                                    <w:rPr>
                                      <w:rFonts w:ascii="Cambria Math" w:hAnsi="Cambria Math" w:cs="Arial"/>
                                      <w:color w:val="auto"/>
                                    </w:rPr>
                                    <m:t>v</m:t>
                                  </m:r>
                                </m:e>
                                <m:sub>
                                  <m:r>
                                    <w:rPr>
                                      <w:rFonts w:ascii="Cambria Math" w:hAnsi="Cambria Math" w:cs="Arial"/>
                                      <w:color w:val="auto"/>
                                    </w:rPr>
                                    <m:t>1</m:t>
                                  </m:r>
                                </m:sub>
                                <m:sup>
                                  <m:r>
                                    <w:rPr>
                                      <w:rFonts w:ascii="Cambria Math" w:hAnsi="Cambria Math" w:cs="Arial"/>
                                      <w:color w:val="auto"/>
                                    </w:rPr>
                                    <m:t>T</m:t>
                                  </m:r>
                                </m:sup>
                              </m:sSubSup>
                              <m:sSubSup>
                                <m:sSubSupPr>
                                  <m:ctrlPr>
                                    <w:rPr>
                                      <w:rFonts w:ascii="Cambria Math" w:hAnsi="Cambria Math" w:cs="Arial"/>
                                      <w:b/>
                                      <w:bCs/>
                                      <w:color w:val="auto"/>
                                    </w:rPr>
                                  </m:ctrlPr>
                                </m:sSubSupPr>
                                <m:e>
                                  <m:r>
                                    <m:rPr>
                                      <m:sty m:val="bi"/>
                                    </m:rPr>
                                    <w:rPr>
                                      <w:rFonts w:ascii="Cambria Math" w:hAnsi="Cambria Math" w:cs="Arial"/>
                                      <w:color w:val="auto"/>
                                    </w:rPr>
                                    <m:t>Z</m:t>
                                  </m:r>
                                  <m:ctrlPr>
                                    <w:rPr>
                                      <w:rFonts w:ascii="Cambria Math" w:hAnsi="Cambria Math" w:cs="Arial"/>
                                      <w:b/>
                                      <w:color w:val="auto"/>
                                    </w:rPr>
                                  </m:ctrlPr>
                                </m:e>
                                <m:sub>
                                  <m:r>
                                    <w:rPr>
                                      <w:rFonts w:ascii="Cambria Math" w:hAnsi="Cambria Math" w:cs="Arial"/>
                                      <w:color w:val="auto"/>
                                    </w:rPr>
                                    <m:t>i</m:t>
                                  </m:r>
                                  <m:ctrlPr>
                                    <w:rPr>
                                      <w:rFonts w:ascii="Cambria Math" w:hAnsi="Cambria Math" w:cs="Arial"/>
                                      <w:color w:val="auto"/>
                                    </w:rPr>
                                  </m:ctrlPr>
                                </m:sub>
                                <m:sup>
                                  <m:r>
                                    <m:rPr>
                                      <m:sty m:val="bi"/>
                                    </m:rPr>
                                    <w:rPr>
                                      <w:rFonts w:ascii="Cambria Math" w:hAnsi="Cambria Math" w:cs="Arial"/>
                                      <w:color w:val="auto"/>
                                    </w:rPr>
                                    <m:t>(-</m:t>
                                  </m:r>
                                  <m:r>
                                    <w:rPr>
                                      <w:rFonts w:ascii="Cambria Math" w:hAnsi="Cambria Math" w:cs="Arial"/>
                                      <w:color w:val="auto"/>
                                    </w:rPr>
                                    <m:t>α)T</m:t>
                                  </m:r>
                                </m:sup>
                              </m:sSubSup>
                              <m:sSub>
                                <m:sSubPr>
                                  <m:ctrlPr>
                                    <w:rPr>
                                      <w:rFonts w:ascii="Cambria Math" w:hAnsi="Cambria Math" w:cs="Arial"/>
                                      <w:b/>
                                      <w:bCs/>
                                      <w:color w:val="auto"/>
                                    </w:rPr>
                                  </m:ctrlPr>
                                </m:sSubPr>
                                <m:e>
                                  <m:r>
                                    <m:rPr>
                                      <m:sty m:val="bi"/>
                                    </m:rPr>
                                    <w:rPr>
                                      <w:rFonts w:ascii="Cambria Math" w:hAnsi="Cambria Math" w:cs="Arial"/>
                                      <w:color w:val="auto"/>
                                    </w:rPr>
                                    <m:t>b</m:t>
                                  </m:r>
                                </m:e>
                                <m:sub>
                                  <m:r>
                                    <w:rPr>
                                      <w:rFonts w:ascii="Cambria Math" w:hAnsi="Cambria Math" w:cs="Arial"/>
                                      <w:color w:val="auto"/>
                                    </w:rPr>
                                    <m:t>1</m:t>
                                  </m:r>
                                </m:sub>
                              </m:sSub>
                            </m:oMath>
                            <w:r w:rsidRPr="0014588A">
                              <w:rPr>
                                <w:rFonts w:ascii="Arial" w:hAnsi="Arial" w:cs="Arial"/>
                                <w:i w:val="0"/>
                                <w:iCs w:val="0"/>
                                <w:color w:val="auto"/>
                              </w:rPr>
                              <w:t xml:space="preserve"> </w:t>
                            </w:r>
                            <w:r w:rsidRPr="00351649">
                              <w:rPr>
                                <w:rFonts w:ascii="Arial" w:hAnsi="Arial" w:cs="Arial"/>
                                <w:i w:val="0"/>
                                <w:iCs w:val="0"/>
                                <w:color w:val="000000" w:themeColor="text1"/>
                              </w:rPr>
                              <w:t xml:space="preserve">and </w:t>
                            </w:r>
                            <m:oMath>
                              <m:sSubSup>
                                <m:sSubSupPr>
                                  <m:ctrlPr>
                                    <w:rPr>
                                      <w:rFonts w:ascii="Cambria Math" w:hAnsi="Cambria Math" w:cs="Arial"/>
                                      <w:b/>
                                      <w:bCs/>
                                      <w:color w:val="auto"/>
                                    </w:rPr>
                                  </m:ctrlPr>
                                </m:sSubSupPr>
                                <m:e>
                                  <m:r>
                                    <w:rPr>
                                      <w:rFonts w:ascii="Cambria Math" w:hAnsi="Cambria Math" w:cs="Arial"/>
                                      <w:color w:val="auto"/>
                                    </w:rPr>
                                    <m:t>v</m:t>
                                  </m:r>
                                </m:e>
                                <m:sub>
                                  <m:r>
                                    <w:rPr>
                                      <w:rFonts w:ascii="Cambria Math" w:hAnsi="Cambria Math" w:cs="Arial"/>
                                      <w:color w:val="auto"/>
                                    </w:rPr>
                                    <m:t>2</m:t>
                                  </m:r>
                                </m:sub>
                                <m:sup>
                                  <m:r>
                                    <w:rPr>
                                      <w:rFonts w:ascii="Cambria Math" w:hAnsi="Cambria Math" w:cs="Arial"/>
                                      <w:color w:val="auto"/>
                                    </w:rPr>
                                    <m:t>T</m:t>
                                  </m:r>
                                </m:sup>
                              </m:sSubSup>
                              <m:sSubSup>
                                <m:sSubSupPr>
                                  <m:ctrlPr>
                                    <w:rPr>
                                      <w:rFonts w:ascii="Cambria Math" w:hAnsi="Cambria Math" w:cs="Arial"/>
                                      <w:b/>
                                      <w:bCs/>
                                      <w:color w:val="auto"/>
                                    </w:rPr>
                                  </m:ctrlPr>
                                </m:sSubSupPr>
                                <m:e>
                                  <m:r>
                                    <m:rPr>
                                      <m:sty m:val="bi"/>
                                    </m:rPr>
                                    <w:rPr>
                                      <w:rFonts w:ascii="Cambria Math" w:hAnsi="Cambria Math" w:cs="Arial"/>
                                      <w:color w:val="auto"/>
                                    </w:rPr>
                                    <m:t>Z</m:t>
                                  </m:r>
                                  <m:ctrlPr>
                                    <w:rPr>
                                      <w:rFonts w:ascii="Cambria Math" w:hAnsi="Cambria Math" w:cs="Arial"/>
                                      <w:b/>
                                      <w:color w:val="auto"/>
                                    </w:rPr>
                                  </m:ctrlPr>
                                </m:e>
                                <m:sub>
                                  <m:r>
                                    <w:rPr>
                                      <w:rFonts w:ascii="Cambria Math" w:hAnsi="Cambria Math" w:cs="Arial"/>
                                      <w:color w:val="auto"/>
                                    </w:rPr>
                                    <m:t>i</m:t>
                                  </m:r>
                                  <m:ctrlPr>
                                    <w:rPr>
                                      <w:rFonts w:ascii="Cambria Math" w:hAnsi="Cambria Math" w:cs="Arial"/>
                                      <w:color w:val="auto"/>
                                    </w:rPr>
                                  </m:ctrlPr>
                                </m:sub>
                                <m:sup>
                                  <m:r>
                                    <m:rPr>
                                      <m:sty m:val="bi"/>
                                    </m:rPr>
                                    <w:rPr>
                                      <w:rFonts w:ascii="Cambria Math" w:hAnsi="Cambria Math" w:cs="Arial"/>
                                      <w:color w:val="auto"/>
                                    </w:rPr>
                                    <m:t>(-</m:t>
                                  </m:r>
                                  <m:r>
                                    <w:rPr>
                                      <w:rFonts w:ascii="Cambria Math" w:hAnsi="Cambria Math" w:cs="Arial"/>
                                      <w:color w:val="auto"/>
                                    </w:rPr>
                                    <m:t>α)T</m:t>
                                  </m:r>
                                </m:sup>
                              </m:sSubSup>
                              <m:sSub>
                                <m:sSubPr>
                                  <m:ctrlPr>
                                    <w:rPr>
                                      <w:rFonts w:ascii="Cambria Math" w:hAnsi="Cambria Math" w:cs="Arial"/>
                                      <w:b/>
                                      <w:bCs/>
                                      <w:color w:val="auto"/>
                                    </w:rPr>
                                  </m:ctrlPr>
                                </m:sSubPr>
                                <m:e>
                                  <m:r>
                                    <m:rPr>
                                      <m:sty m:val="bi"/>
                                    </m:rPr>
                                    <w:rPr>
                                      <w:rFonts w:ascii="Cambria Math" w:hAnsi="Cambria Math" w:cs="Arial"/>
                                      <w:color w:val="auto"/>
                                    </w:rPr>
                                    <m:t>b</m:t>
                                  </m:r>
                                </m:e>
                                <m:sub>
                                  <m:r>
                                    <w:rPr>
                                      <w:rFonts w:ascii="Cambria Math" w:hAnsi="Cambria Math" w:cs="Arial"/>
                                      <w:color w:val="auto"/>
                                    </w:rPr>
                                    <m:t>2</m:t>
                                  </m:r>
                                </m:sub>
                              </m:sSub>
                            </m:oMath>
                            <w:r w:rsidRPr="00351649">
                              <w:rPr>
                                <w:rFonts w:ascii="Arial" w:eastAsia="Times New Roman" w:hAnsi="Arial" w:cs="Arial"/>
                                <w:i w:val="0"/>
                                <w:iCs w:val="0"/>
                                <w:color w:val="000000" w:themeColor="text1"/>
                              </w:rPr>
                              <w:t xml:space="preserve"> </w:t>
                            </w:r>
                            <w:r w:rsidRPr="00351649">
                              <w:rPr>
                                <w:rFonts w:ascii="Arial" w:hAnsi="Arial" w:cs="Arial"/>
                                <w:i w:val="0"/>
                                <w:iCs w:val="0"/>
                                <w:color w:val="000000" w:themeColor="text1"/>
                              </w:rPr>
                              <w:t xml:space="preserve">aggregated across all LOOCV folds. Points are colored by SI state, with the corresponding decision boundary shown. </w:t>
                            </w:r>
                            <w:r w:rsidRPr="00351649">
                              <w:rPr>
                                <w:rStyle w:val="Strong"/>
                                <w:rFonts w:ascii="Arial" w:hAnsi="Arial" w:cs="Arial"/>
                                <w:i w:val="0"/>
                                <w:iCs w:val="0"/>
                                <w:color w:val="000000" w:themeColor="text1"/>
                              </w:rPr>
                              <w:t>(C)</w:t>
                            </w:r>
                            <w:r w:rsidR="0014588A" w:rsidRPr="0014588A">
                              <w:t xml:space="preserve"> </w:t>
                            </w:r>
                            <w:r w:rsidR="0014588A" w:rsidRPr="00B84DE0">
                              <w:rPr>
                                <w:rStyle w:val="Strong"/>
                                <w:rFonts w:ascii="Arial" w:hAnsi="Arial" w:cs="Arial"/>
                                <w:b w:val="0"/>
                                <w:bCs w:val="0"/>
                                <w:i w:val="0"/>
                                <w:iCs w:val="0"/>
                                <w:color w:val="000000" w:themeColor="text1"/>
                              </w:rPr>
                              <w:t>Learned temporal weight vectors</w:t>
                            </w:r>
                            <w:r w:rsidR="00B84DE0">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oMath>
                            <w:r w:rsidR="00B84DE0">
                              <w:rPr>
                                <w:rFonts w:ascii="Arial" w:hAnsi="Arial" w:cs="Arial"/>
                                <w:i w:val="0"/>
                                <w:iCs w:val="0"/>
                                <w:color w:val="000000" w:themeColor="text1"/>
                              </w:rPr>
                              <w:t xml:space="preserve">): </w:t>
                            </w:r>
                            <w:r w:rsidR="00B84DE0" w:rsidRPr="00B84DE0">
                              <w:rPr>
                                <w:rFonts w:ascii="Arial" w:hAnsi="Arial" w:cs="Arial"/>
                                <w:i w:val="0"/>
                                <w:iCs w:val="0"/>
                                <w:color w:val="000000" w:themeColor="text1"/>
                              </w:rPr>
                              <w:t>These vectors specify the relative contribution of individual trials (1–20) within a block. The first component</w:t>
                            </w:r>
                            <w:r w:rsidR="00B84DE0">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1</m:t>
                                  </m:r>
                                </m:sub>
                              </m:sSub>
                            </m:oMath>
                            <w:r w:rsidR="00B84DE0">
                              <w:rPr>
                                <w:rFonts w:ascii="Arial" w:hAnsi="Arial" w:cs="Arial"/>
                                <w:i w:val="0"/>
                                <w:iCs w:val="0"/>
                                <w:color w:val="000000" w:themeColor="text1"/>
                              </w:rPr>
                              <w:t>) e</w:t>
                            </w:r>
                            <w:r w:rsidR="00B84DE0" w:rsidRPr="00B84DE0">
                              <w:rPr>
                                <w:rFonts w:ascii="Arial" w:hAnsi="Arial" w:cs="Arial"/>
                                <w:i w:val="0"/>
                                <w:iCs w:val="0"/>
                                <w:color w:val="000000" w:themeColor="text1"/>
                              </w:rPr>
                              <w:t>mphasizes early trials, specifically Trial 4, while the second</w:t>
                            </w:r>
                            <w:r w:rsidR="00B84DE0">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2</m:t>
                                  </m:r>
                                </m:sub>
                              </m:sSub>
                            </m:oMath>
                            <w:r w:rsidR="00B84DE0">
                              <w:rPr>
                                <w:rFonts w:ascii="Arial" w:hAnsi="Arial" w:cs="Arial"/>
                                <w:i w:val="0"/>
                                <w:iCs w:val="0"/>
                                <w:color w:val="000000" w:themeColor="text1"/>
                              </w:rPr>
                              <w:t xml:space="preserve">) </w:t>
                            </w:r>
                            <w:r w:rsidR="00B84DE0" w:rsidRPr="00B84DE0">
                              <w:rPr>
                                <w:rFonts w:ascii="Arial" w:hAnsi="Arial" w:cs="Arial"/>
                                <w:i w:val="0"/>
                                <w:iCs w:val="0"/>
                                <w:color w:val="000000" w:themeColor="text1"/>
                              </w:rPr>
                              <w:t>shows contributions from both early and late trials</w:t>
                            </w:r>
                            <w:r w:rsidRPr="00351649">
                              <w:rPr>
                                <w:rFonts w:ascii="Arial" w:hAnsi="Arial" w:cs="Arial"/>
                                <w:i w:val="0"/>
                                <w:iCs w:val="0"/>
                                <w:color w:val="000000" w:themeColor="text1"/>
                              </w:rPr>
                              <w:t xml:space="preserve">. </w:t>
                            </w:r>
                            <w:r w:rsidRPr="00351649">
                              <w:rPr>
                                <w:rStyle w:val="Strong"/>
                                <w:rFonts w:ascii="Arial" w:hAnsi="Arial" w:cs="Arial"/>
                                <w:i w:val="0"/>
                                <w:iCs w:val="0"/>
                                <w:color w:val="000000" w:themeColor="text1"/>
                              </w:rPr>
                              <w:t>(D)</w:t>
                            </w:r>
                            <w:r w:rsidR="00905F4B" w:rsidRPr="0014588A">
                              <w:t xml:space="preserve"> </w:t>
                            </w:r>
                            <w:r w:rsidR="00905F4B" w:rsidRPr="00B84DE0">
                              <w:rPr>
                                <w:rStyle w:val="Strong"/>
                                <w:rFonts w:ascii="Arial" w:hAnsi="Arial" w:cs="Arial"/>
                                <w:b w:val="0"/>
                                <w:bCs w:val="0"/>
                                <w:i w:val="0"/>
                                <w:iCs w:val="0"/>
                                <w:color w:val="000000" w:themeColor="text1"/>
                              </w:rPr>
                              <w:t xml:space="preserve">Learned </w:t>
                            </w:r>
                            <w:r w:rsidR="00905F4B" w:rsidRPr="00905F4B">
                              <w:rPr>
                                <w:rStyle w:val="Strong"/>
                                <w:rFonts w:ascii="Arial" w:hAnsi="Arial" w:cs="Arial"/>
                                <w:b w:val="0"/>
                                <w:bCs w:val="0"/>
                                <w:i w:val="0"/>
                                <w:iCs w:val="0"/>
                                <w:color w:val="000000" w:themeColor="text1"/>
                              </w:rPr>
                              <w:t xml:space="preserve">block-loading vectors </w:t>
                            </w:r>
                            <w:r w:rsidR="00905F4B">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j</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These vectors represent the weighting across the nine "Death + Me" blocks. The first component</w:t>
                            </w:r>
                            <w:r w:rsidR="00905F4B">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1</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 xml:space="preserve">shows relatively uniform block contributions, while the second </w:t>
                            </w:r>
                            <w:r w:rsidR="00905F4B">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2</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varies substantially across blocks, indicating a block-specific temporal encoding pattern</w:t>
                            </w:r>
                            <w:r w:rsidR="00905F4B" w:rsidRPr="00351649">
                              <w:rPr>
                                <w:rFonts w:ascii="Arial" w:hAnsi="Arial" w:cs="Arial"/>
                                <w:i w:val="0"/>
                                <w:iCs w:val="0"/>
                                <w:color w:val="000000" w:themeColor="text1"/>
                              </w:rPr>
                              <w:t>.</w:t>
                            </w:r>
                            <w:r w:rsidR="00905F4B" w:rsidRPr="002F163F">
                              <w:rPr>
                                <w:rFonts w:ascii="Arial" w:hAnsi="Arial" w:cs="Arial"/>
                                <w:b/>
                                <w:bCs/>
                                <w:i w:val="0"/>
                                <w:iCs w:val="0"/>
                                <w:color w:val="000000" w:themeColor="text1"/>
                              </w:rPr>
                              <w:t xml:space="preserve"> </w:t>
                            </w:r>
                            <w:r w:rsidR="002F163F" w:rsidRPr="002F163F">
                              <w:rPr>
                                <w:rFonts w:ascii="Arial" w:hAnsi="Arial" w:cs="Arial"/>
                                <w:b/>
                                <w:bCs/>
                                <w:i w:val="0"/>
                                <w:iCs w:val="0"/>
                                <w:color w:val="000000" w:themeColor="text1"/>
                              </w:rPr>
                              <w:t>(E)</w:t>
                            </w:r>
                            <w:r w:rsidR="002F163F">
                              <w:rPr>
                                <w:rFonts w:ascii="Arial" w:hAnsi="Arial" w:cs="Arial"/>
                                <w:i w:val="0"/>
                                <w:iCs w:val="0"/>
                                <w:color w:val="000000" w:themeColor="text1"/>
                              </w:rPr>
                              <w:t xml:space="preserve"> </w:t>
                            </w:r>
                            <w:r w:rsidR="009635E1" w:rsidRPr="009635E1">
                              <w:rPr>
                                <w:rFonts w:ascii="Arial" w:hAnsi="Arial" w:cs="Arial"/>
                                <w:i w:val="0"/>
                                <w:iCs w:val="0"/>
                                <w:color w:val="000000" w:themeColor="text1"/>
                              </w:rPr>
                              <w:t>Null distributions for significance: Empirical distributions of balanced accuracy and AUC from 1,000 label permutations. Vertical lines denote observed performance under true labels, which exceed the 95th percentile of the null distributions (</w:t>
                            </w:r>
                            <m:oMath>
                              <m:r>
                                <w:rPr>
                                  <w:rFonts w:ascii="Cambria Math" w:hAnsi="Cambria Math" w:cs="Arial"/>
                                  <w:color w:val="000000" w:themeColor="text1"/>
                                </w:rPr>
                                <m:t>p &lt; 0.001</m:t>
                              </m:r>
                            </m:oMath>
                            <w:r w:rsidR="009635E1" w:rsidRPr="009635E1">
                              <w:rPr>
                                <w:rFonts w:ascii="Arial" w:hAnsi="Arial" w:cs="Arial"/>
                                <w:i w:val="0"/>
                                <w:iCs w:val="0"/>
                                <w:color w:val="000000" w:themeColor="text1"/>
                              </w:rPr>
                              <w:t>), confirming the model captures genuine behavioral signatures of near-term suicide risk.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B3E68" id="_x0000_s1048" type="#_x0000_t202" style="position:absolute;margin-left:1pt;margin-top:405.25pt;width:430.7pt;height:221.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" stroked="f">
                <v:textbox inset="0,0,0,0">
                  <w:txbxContent>
                    <w:p w14:paraId="328DEEDA" w14:textId="58A58D33" w:rsidR="00867790" w:rsidRPr="00351649" w:rsidRDefault="00867790" w:rsidP="000A487F">
                      <w:pPr>
                        <w:pStyle w:val="Caption"/>
                        <w:jc w:val="center"/>
                        <w:rPr>
                          <w:rFonts w:ascii="Arial" w:hAnsi="Arial" w:cs="Arial"/>
                          <w:i w:val="0"/>
                          <w:iCs w:val="0"/>
                          <w:noProof/>
                          <w:color w:val="EE0000"/>
                        </w:rPr>
                      </w:pPr>
                      <w:r w:rsidRPr="00351649">
                        <w:rPr>
                          <w:rFonts w:ascii="Arial" w:hAnsi="Arial" w:cs="Arial"/>
                          <w:b/>
                          <w:bCs/>
                          <w:i w:val="0"/>
                          <w:iCs w:val="0"/>
                          <w:color w:val="000000" w:themeColor="text1"/>
                        </w:rPr>
                        <w:t xml:space="preserve">Figure </w:t>
                      </w:r>
                      <w:r w:rsidRPr="00351649">
                        <w:rPr>
                          <w:rFonts w:ascii="Arial" w:hAnsi="Arial" w:cs="Arial"/>
                          <w:b/>
                          <w:bCs/>
                          <w:i w:val="0"/>
                          <w:iCs w:val="0"/>
                          <w:color w:val="000000" w:themeColor="text1"/>
                        </w:rPr>
                        <w:fldChar w:fldCharType="begin"/>
                      </w:r>
                      <w:r w:rsidRPr="00351649">
                        <w:rPr>
                          <w:rFonts w:ascii="Arial" w:hAnsi="Arial" w:cs="Arial"/>
                          <w:b/>
                          <w:bCs/>
                          <w:i w:val="0"/>
                          <w:iCs w:val="0"/>
                          <w:color w:val="000000" w:themeColor="text1"/>
                        </w:rPr>
                        <w:instrText xml:space="preserve"> SEQ Figure \* ARABIC </w:instrText>
                      </w:r>
                      <w:r w:rsidRPr="00351649">
                        <w:rPr>
                          <w:rFonts w:ascii="Arial" w:hAnsi="Arial" w:cs="Arial"/>
                          <w:b/>
                          <w:bCs/>
                          <w:i w:val="0"/>
                          <w:iCs w:val="0"/>
                          <w:color w:val="000000" w:themeColor="text1"/>
                        </w:rPr>
                        <w:fldChar w:fldCharType="separate"/>
                      </w:r>
                      <w:r w:rsidRPr="00351649">
                        <w:rPr>
                          <w:rFonts w:ascii="Arial" w:hAnsi="Arial" w:cs="Arial"/>
                          <w:b/>
                          <w:bCs/>
                          <w:i w:val="0"/>
                          <w:iCs w:val="0"/>
                          <w:noProof/>
                          <w:color w:val="000000" w:themeColor="text1"/>
                        </w:rPr>
                        <w:t>4</w:t>
                      </w:r>
                      <w:r w:rsidRPr="00351649">
                        <w:rPr>
                          <w:rFonts w:ascii="Arial" w:hAnsi="Arial" w:cs="Arial"/>
                          <w:b/>
                          <w:bCs/>
                          <w:i w:val="0"/>
                          <w:iCs w:val="0"/>
                          <w:color w:val="000000" w:themeColor="text1"/>
                        </w:rPr>
                        <w:fldChar w:fldCharType="end"/>
                      </w:r>
                      <w:r w:rsidRPr="00351649">
                        <w:rPr>
                          <w:rFonts w:ascii="Arial" w:hAnsi="Arial" w:cs="Arial"/>
                          <w:i w:val="0"/>
                          <w:iCs w:val="0"/>
                          <w:color w:val="000000" w:themeColor="text1"/>
                        </w:rPr>
                        <w:t xml:space="preserve"> </w:t>
                      </w:r>
                      <w:r w:rsidRPr="00351649">
                        <w:rPr>
                          <w:rStyle w:val="Strong"/>
                          <w:rFonts w:ascii="Arial" w:hAnsi="Arial" w:cs="Arial"/>
                          <w:i w:val="0"/>
                          <w:iCs w:val="0"/>
                          <w:color w:val="000000" w:themeColor="text1"/>
                        </w:rPr>
                        <w:t xml:space="preserve">SI </w:t>
                      </w:r>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 xml:space="preserve">tate, </w:t>
                      </w:r>
                      <w:r w:rsidR="00F1799F">
                        <w:rPr>
                          <w:rStyle w:val="Strong"/>
                          <w:rFonts w:ascii="Arial" w:hAnsi="Arial" w:cs="Arial"/>
                          <w:i w:val="0"/>
                          <w:iCs w:val="0"/>
                          <w:color w:val="000000" w:themeColor="text1"/>
                        </w:rPr>
                        <w:t>With A</w:t>
                      </w:r>
                      <w:r w:rsidRPr="00351649">
                        <w:rPr>
                          <w:rStyle w:val="Strong"/>
                          <w:rFonts w:ascii="Arial" w:hAnsi="Arial" w:cs="Arial"/>
                          <w:i w:val="0"/>
                          <w:iCs w:val="0"/>
                          <w:color w:val="000000" w:themeColor="text1"/>
                        </w:rPr>
                        <w:t xml:space="preserve">ctive vs </w:t>
                      </w:r>
                      <w:r w:rsidR="00F1799F">
                        <w:rPr>
                          <w:rStyle w:val="Strong"/>
                          <w:rFonts w:ascii="Arial" w:hAnsi="Arial" w:cs="Arial"/>
                          <w:i w:val="0"/>
                          <w:iCs w:val="0"/>
                          <w:color w:val="000000" w:themeColor="text1"/>
                        </w:rPr>
                        <w:t>W</w:t>
                      </w:r>
                      <w:r w:rsidR="008123A5" w:rsidRPr="008123A5">
                        <w:rPr>
                          <w:rStyle w:val="Strong"/>
                          <w:rFonts w:ascii="Arial" w:hAnsi="Arial" w:cs="Arial"/>
                          <w:i w:val="0"/>
                          <w:iCs w:val="0"/>
                          <w:color w:val="000000" w:themeColor="text1"/>
                        </w:rPr>
                        <w:t>ithout</w:t>
                      </w:r>
                      <w:r w:rsidR="008123A5">
                        <w:rPr>
                          <w:rStyle w:val="Strong"/>
                          <w:rFonts w:ascii="Arial" w:hAnsi="Arial" w:cs="Arial"/>
                          <w:i w:val="0"/>
                          <w:iCs w:val="0"/>
                          <w:color w:val="000000" w:themeColor="text1"/>
                        </w:rPr>
                        <w:t xml:space="preserve"> </w:t>
                      </w:r>
                      <w:r w:rsidR="00F1799F">
                        <w:rPr>
                          <w:rStyle w:val="Strong"/>
                          <w:rFonts w:ascii="Arial" w:hAnsi="Arial" w:cs="Arial"/>
                          <w:i w:val="0"/>
                          <w:iCs w:val="0"/>
                          <w:color w:val="000000" w:themeColor="text1"/>
                        </w:rPr>
                        <w:t>A</w:t>
                      </w:r>
                      <w:r w:rsidRPr="00351649">
                        <w:rPr>
                          <w:rStyle w:val="Strong"/>
                          <w:rFonts w:ascii="Arial" w:hAnsi="Arial" w:cs="Arial"/>
                          <w:i w:val="0"/>
                          <w:iCs w:val="0"/>
                          <w:color w:val="000000" w:themeColor="text1"/>
                        </w:rPr>
                        <w:t xml:space="preserve">ctive, </w:t>
                      </w:r>
                      <w:r w:rsidR="00F1799F">
                        <w:rPr>
                          <w:rStyle w:val="Strong"/>
                          <w:rFonts w:ascii="Arial" w:hAnsi="Arial" w:cs="Arial"/>
                          <w:i w:val="0"/>
                          <w:iCs w:val="0"/>
                          <w:color w:val="000000" w:themeColor="text1"/>
                        </w:rPr>
                        <w:t>C</w:t>
                      </w:r>
                      <w:r w:rsidRPr="00351649">
                        <w:rPr>
                          <w:rStyle w:val="Strong"/>
                          <w:rFonts w:ascii="Arial" w:hAnsi="Arial" w:cs="Arial"/>
                          <w:i w:val="0"/>
                          <w:iCs w:val="0"/>
                          <w:color w:val="000000" w:themeColor="text1"/>
                        </w:rPr>
                        <w:t xml:space="preserve">lassification </w:t>
                      </w:r>
                      <w:r w:rsidR="00F1799F">
                        <w:rPr>
                          <w:rStyle w:val="Strong"/>
                          <w:rFonts w:ascii="Arial" w:hAnsi="Arial" w:cs="Arial"/>
                          <w:i w:val="0"/>
                          <w:iCs w:val="0"/>
                          <w:color w:val="000000" w:themeColor="text1"/>
                        </w:rPr>
                        <w:t>U</w:t>
                      </w:r>
                      <w:r w:rsidRPr="00351649">
                        <w:rPr>
                          <w:rStyle w:val="Strong"/>
                          <w:rFonts w:ascii="Arial" w:hAnsi="Arial" w:cs="Arial"/>
                          <w:i w:val="0"/>
                          <w:iCs w:val="0"/>
                          <w:color w:val="000000" w:themeColor="text1"/>
                        </w:rPr>
                        <w:t xml:space="preserve">sing </w:t>
                      </w:r>
                      <w:proofErr w:type="spellStart"/>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patio</w:t>
                      </w:r>
                      <w:proofErr w:type="spellEnd"/>
                      <w:r w:rsidR="00F1799F">
                        <w:rPr>
                          <w:rStyle w:val="Strong"/>
                          <w:rFonts w:ascii="Arial" w:hAnsi="Arial" w:cs="Arial"/>
                          <w:i w:val="0"/>
                          <w:iCs w:val="0"/>
                          <w:color w:val="000000" w:themeColor="text1"/>
                        </w:rPr>
                        <w:t>-T</w:t>
                      </w:r>
                      <w:r w:rsidRPr="00351649">
                        <w:rPr>
                          <w:rStyle w:val="Strong"/>
                          <w:rFonts w:ascii="Arial" w:hAnsi="Arial" w:cs="Arial"/>
                          <w:i w:val="0"/>
                          <w:iCs w:val="0"/>
                          <w:color w:val="000000" w:themeColor="text1"/>
                        </w:rPr>
                        <w:t xml:space="preserve">emporal </w:t>
                      </w:r>
                      <w:r w:rsidR="00F1799F">
                        <w:rPr>
                          <w:rStyle w:val="Strong"/>
                          <w:rFonts w:ascii="Arial" w:hAnsi="Arial" w:cs="Arial"/>
                          <w:i w:val="0"/>
                          <w:iCs w:val="0"/>
                          <w:color w:val="000000" w:themeColor="text1"/>
                        </w:rPr>
                        <w:t>P</w:t>
                      </w:r>
                      <w:r w:rsidRPr="00351649">
                        <w:rPr>
                          <w:rStyle w:val="Strong"/>
                          <w:rFonts w:ascii="Arial" w:hAnsi="Arial" w:cs="Arial"/>
                          <w:i w:val="0"/>
                          <w:iCs w:val="0"/>
                          <w:color w:val="000000" w:themeColor="text1"/>
                        </w:rPr>
                        <w:t xml:space="preserve">attern in </w:t>
                      </w:r>
                      <w:r w:rsidR="00F1799F">
                        <w:rPr>
                          <w:rStyle w:val="Strong"/>
                          <w:rFonts w:ascii="Arial" w:hAnsi="Arial" w:cs="Arial"/>
                          <w:i w:val="0"/>
                          <w:iCs w:val="0"/>
                          <w:color w:val="000000" w:themeColor="text1"/>
                        </w:rPr>
                        <w:t>R</w:t>
                      </w:r>
                      <w:r w:rsidRPr="00351649">
                        <w:rPr>
                          <w:rStyle w:val="Strong"/>
                          <w:rFonts w:ascii="Arial" w:hAnsi="Arial" w:cs="Arial"/>
                          <w:i w:val="0"/>
                          <w:iCs w:val="0"/>
                          <w:color w:val="000000" w:themeColor="text1"/>
                        </w:rPr>
                        <w:t xml:space="preserve">eaction </w:t>
                      </w:r>
                      <w:r w:rsidR="00F1799F">
                        <w:rPr>
                          <w:rStyle w:val="Strong"/>
                          <w:rFonts w:ascii="Arial" w:hAnsi="Arial" w:cs="Arial"/>
                          <w:i w:val="0"/>
                          <w:iCs w:val="0"/>
                          <w:color w:val="000000" w:themeColor="text1"/>
                        </w:rPr>
                        <w:t>T</w:t>
                      </w:r>
                      <w:r w:rsidRPr="00351649">
                        <w:rPr>
                          <w:rStyle w:val="Strong"/>
                          <w:rFonts w:ascii="Arial" w:hAnsi="Arial" w:cs="Arial"/>
                          <w:i w:val="0"/>
                          <w:iCs w:val="0"/>
                          <w:color w:val="000000" w:themeColor="text1"/>
                        </w:rPr>
                        <w:t>ime</w:t>
                      </w:r>
                      <w:r w:rsidR="00F1799F">
                        <w:rPr>
                          <w:rStyle w:val="Strong"/>
                          <w:rFonts w:ascii="Arial" w:hAnsi="Arial" w:cs="Arial"/>
                          <w:i w:val="0"/>
                          <w:iCs w:val="0"/>
                          <w:color w:val="000000" w:themeColor="text1"/>
                        </w:rPr>
                        <w:t xml:space="preserve"> (RT)</w:t>
                      </w:r>
                      <w:r w:rsidRPr="00351649">
                        <w:rPr>
                          <w:rStyle w:val="Strong"/>
                          <w:rFonts w:ascii="Arial" w:hAnsi="Arial" w:cs="Arial"/>
                          <w:i w:val="0"/>
                          <w:iCs w:val="0"/>
                          <w:color w:val="000000" w:themeColor="text1"/>
                        </w:rPr>
                        <w:t xml:space="preserve"> </w:t>
                      </w:r>
                      <w:r w:rsidR="00F1799F">
                        <w:rPr>
                          <w:rStyle w:val="Strong"/>
                          <w:rFonts w:ascii="Arial" w:hAnsi="Arial" w:cs="Arial"/>
                          <w:i w:val="0"/>
                          <w:iCs w:val="0"/>
                          <w:color w:val="000000" w:themeColor="text1"/>
                        </w:rPr>
                        <w:t>S</w:t>
                      </w:r>
                      <w:r w:rsidRPr="00351649">
                        <w:rPr>
                          <w:rStyle w:val="Strong"/>
                          <w:rFonts w:ascii="Arial" w:hAnsi="Arial" w:cs="Arial"/>
                          <w:i w:val="0"/>
                          <w:iCs w:val="0"/>
                          <w:color w:val="000000" w:themeColor="text1"/>
                        </w:rPr>
                        <w:t>eries. (A)</w:t>
                      </w:r>
                      <w:r w:rsidRPr="00351649">
                        <w:rPr>
                          <w:rFonts w:ascii="Arial" w:hAnsi="Arial" w:cs="Arial"/>
                          <w:i w:val="0"/>
                          <w:iCs w:val="0"/>
                          <w:color w:val="000000" w:themeColor="text1"/>
                        </w:rPr>
                        <w:t xml:space="preserve"> Receiver operating characteristic (ROC) curves for classifiers with </w:t>
                      </w:r>
                      <m:oMath>
                        <m:r>
                          <w:rPr>
                            <w:rFonts w:ascii="Cambria Math" w:hAnsi="Cambria Math" w:cs="Arial"/>
                            <w:color w:val="000000" w:themeColor="text1"/>
                          </w:rPr>
                          <m:t xml:space="preserve">J=1,2, </m:t>
                        </m:r>
                      </m:oMath>
                      <w:r w:rsidRPr="00351649">
                        <w:rPr>
                          <w:rFonts w:ascii="Arial" w:hAnsi="Arial" w:cs="Arial"/>
                          <w:i w:val="0"/>
                          <w:iCs w:val="0"/>
                          <w:color w:val="000000" w:themeColor="text1"/>
                        </w:rPr>
                        <w:t xml:space="preserve">and </w:t>
                      </w:r>
                      <m:oMath>
                        <m:r>
                          <w:rPr>
                            <w:rFonts w:ascii="Cambria Math" w:hAnsi="Cambria Math" w:cs="Arial"/>
                            <w:color w:val="000000" w:themeColor="text1"/>
                          </w:rPr>
                          <m:t>3</m:t>
                        </m:r>
                      </m:oMath>
                      <w:r w:rsidRPr="00351649">
                        <w:rPr>
                          <w:rFonts w:ascii="Arial" w:eastAsiaTheme="minorEastAsia" w:hAnsi="Arial" w:cs="Arial"/>
                          <w:i w:val="0"/>
                          <w:iCs w:val="0"/>
                          <w:color w:val="000000" w:themeColor="text1"/>
                        </w:rPr>
                        <w:t xml:space="preserve"> </w:t>
                      </w:r>
                      <w:r w:rsidR="00374AB1" w:rsidRPr="00374AB1">
                        <w:rPr>
                          <w:rFonts w:ascii="Arial" w:hAnsi="Arial" w:cs="Arial"/>
                          <w:i w:val="0"/>
                          <w:iCs w:val="0"/>
                          <w:color w:val="000000" w:themeColor="text1"/>
                        </w:rPr>
                        <w:t>spatiotemporal components using the bilinear logistic regression classifier described in the Materials and Methods</w:t>
                      </w:r>
                      <w:r w:rsidR="00374AB1">
                        <w:rPr>
                          <w:rFonts w:ascii="Arial" w:hAnsi="Arial" w:cs="Arial"/>
                          <w:i w:val="0"/>
                          <w:iCs w:val="0"/>
                          <w:color w:val="000000" w:themeColor="text1"/>
                        </w:rPr>
                        <w:t xml:space="preserve">, </w:t>
                      </w:r>
                      <w:r w:rsidR="00374AB1" w:rsidRPr="00374AB1">
                        <w:rPr>
                          <w:rFonts w:ascii="Arial" w:hAnsi="Arial" w:cs="Arial"/>
                          <w:i w:val="0"/>
                          <w:iCs w:val="0"/>
                          <w:color w:val="000000" w:themeColor="text1"/>
                        </w:rPr>
                        <w:t>Bilinear Logistic Regression Classifier.</w:t>
                      </w:r>
                      <w:r w:rsidR="00374AB1" w:rsidRPr="00374AB1">
                        <w:rPr>
                          <w:rFonts w:ascii="Arial" w:hAnsi="Arial" w:cs="Arial"/>
                          <w:i w:val="0"/>
                          <w:iCs w:val="0"/>
                          <w:color w:val="000000" w:themeColor="text1"/>
                        </w:rPr>
                        <w:t xml:space="preserve"> </w:t>
                      </w:r>
                      <w:r w:rsidRPr="00351649">
                        <w:rPr>
                          <w:rFonts w:ascii="Arial" w:hAnsi="Arial" w:cs="Arial"/>
                          <w:i w:val="0"/>
                          <w:iCs w:val="0"/>
                          <w:color w:val="000000" w:themeColor="text1"/>
                        </w:rPr>
                        <w:t xml:space="preserve">evaluated using leave-one-out cross-validation (LOOCV). The model with </w:t>
                      </w:r>
                      <m:oMath>
                        <m:r>
                          <w:rPr>
                            <w:rFonts w:ascii="Cambria Math" w:hAnsi="Cambria Math" w:cs="Arial"/>
                            <w:color w:val="000000" w:themeColor="text1"/>
                          </w:rPr>
                          <m:t>J=2</m:t>
                        </m:r>
                      </m:oMath>
                      <w:r w:rsidRPr="00351649">
                        <w:rPr>
                          <w:rFonts w:ascii="Arial" w:eastAsiaTheme="minorEastAsia" w:hAnsi="Arial" w:cs="Arial"/>
                          <w:i w:val="0"/>
                          <w:iCs w:val="0"/>
                          <w:color w:val="000000" w:themeColor="text1"/>
                        </w:rPr>
                        <w:t xml:space="preserve"> </w:t>
                      </w:r>
                      <w:r w:rsidRPr="00351649">
                        <w:rPr>
                          <w:rFonts w:ascii="Arial" w:hAnsi="Arial" w:cs="Arial"/>
                          <w:i w:val="0"/>
                          <w:iCs w:val="0"/>
                          <w:color w:val="000000" w:themeColor="text1"/>
                        </w:rPr>
                        <w:t>achieves the best performance</w:t>
                      </w:r>
                      <w:r w:rsidRPr="00351649">
                        <w:rPr>
                          <w:rFonts w:ascii="Arial" w:hAnsi="Arial" w:cs="Arial"/>
                          <w:b/>
                          <w:bCs/>
                          <w:i w:val="0"/>
                          <w:iCs w:val="0"/>
                          <w:color w:val="000000" w:themeColor="text1"/>
                        </w:rPr>
                        <w:t xml:space="preserve"> </w:t>
                      </w:r>
                      <w:r w:rsidRPr="00351649">
                        <w:rPr>
                          <w:rFonts w:ascii="Arial" w:hAnsi="Arial" w:cs="Arial"/>
                          <w:i w:val="0"/>
                          <w:iCs w:val="0"/>
                          <w:color w:val="000000" w:themeColor="text1"/>
                        </w:rPr>
                        <w:t xml:space="preserve">(AUC = 0.79), while models with fewer or additional components perform substantially </w:t>
                      </w:r>
                      <w:r w:rsidR="00C72386">
                        <w:rPr>
                          <w:rFonts w:ascii="Arial" w:hAnsi="Arial" w:cs="Arial"/>
                          <w:i w:val="0"/>
                          <w:iCs w:val="0"/>
                          <w:color w:val="000000" w:themeColor="text1"/>
                        </w:rPr>
                        <w:t>lower than the model with J=2</w:t>
                      </w:r>
                      <w:r w:rsidRPr="00351649">
                        <w:rPr>
                          <w:rFonts w:ascii="Arial" w:hAnsi="Arial" w:cs="Arial"/>
                          <w:i w:val="0"/>
                          <w:iCs w:val="0"/>
                          <w:color w:val="000000" w:themeColor="text1"/>
                        </w:rPr>
                        <w:t>.</w:t>
                      </w:r>
                      <w:r w:rsidRPr="00351649">
                        <w:rPr>
                          <w:rFonts w:ascii="Arial" w:hAnsi="Arial" w:cs="Arial"/>
                          <w:b/>
                          <w:bCs/>
                          <w:i w:val="0"/>
                          <w:iCs w:val="0"/>
                          <w:color w:val="000000" w:themeColor="text1"/>
                        </w:rPr>
                        <w:t xml:space="preserve"> </w:t>
                      </w:r>
                      <w:r w:rsidRPr="00351649">
                        <w:rPr>
                          <w:rStyle w:val="Strong"/>
                          <w:rFonts w:ascii="Arial" w:hAnsi="Arial" w:cs="Arial"/>
                          <w:b w:val="0"/>
                          <w:bCs w:val="0"/>
                          <w:i w:val="0"/>
                          <w:iCs w:val="0"/>
                          <w:color w:val="000000" w:themeColor="text1"/>
                        </w:rPr>
                        <w:t>Baseline models using fixed principal component (PC) block-level weights are shown for comparison</w:t>
                      </w:r>
                      <w:r w:rsidR="001C1134">
                        <w:rPr>
                          <w:rStyle w:val="Strong"/>
                          <w:rFonts w:ascii="Arial" w:hAnsi="Arial" w:cs="Arial"/>
                          <w:b w:val="0"/>
                          <w:bCs w:val="0"/>
                          <w:i w:val="0"/>
                          <w:iCs w:val="0"/>
                          <w:color w:val="000000" w:themeColor="text1"/>
                        </w:rPr>
                        <w:t xml:space="preserve">. </w:t>
                      </w:r>
                      <w:r w:rsidR="001C1134" w:rsidRPr="001C1134">
                        <w:rPr>
                          <w:rStyle w:val="Strong"/>
                          <w:rFonts w:ascii="Arial" w:hAnsi="Arial" w:cs="Arial"/>
                          <w:b w:val="0"/>
                          <w:bCs w:val="0"/>
                          <w:i w:val="0"/>
                          <w:iCs w:val="0"/>
                          <w:color w:val="000000" w:themeColor="text1"/>
                        </w:rPr>
                        <w:t>These results indicate that directions capturing maximal variance in RTs (fixed PCs) do not reliably encode SI state, whereas the learned bilinear components yield a balanced accuracy of 77%.</w:t>
                      </w:r>
                      <w:r w:rsidR="001C1134" w:rsidRPr="001C1134">
                        <w:rPr>
                          <w:rStyle w:val="Strong"/>
                          <w:rFonts w:ascii="Arial" w:hAnsi="Arial" w:cs="Arial"/>
                          <w:b w:val="0"/>
                          <w:bCs w:val="0"/>
                          <w:i w:val="0"/>
                          <w:iCs w:val="0"/>
                          <w:color w:val="000000" w:themeColor="text1"/>
                        </w:rPr>
                        <w:t xml:space="preserve"> </w:t>
                      </w:r>
                      <w:r w:rsidRPr="00351649">
                        <w:rPr>
                          <w:rStyle w:val="Strong"/>
                          <w:rFonts w:ascii="Arial" w:hAnsi="Arial" w:cs="Arial"/>
                          <w:i w:val="0"/>
                          <w:iCs w:val="0"/>
                          <w:color w:val="000000" w:themeColor="text1"/>
                        </w:rPr>
                        <w:t>(B)</w:t>
                      </w:r>
                      <w:r w:rsidRPr="00351649">
                        <w:rPr>
                          <w:rFonts w:ascii="Arial" w:hAnsi="Arial" w:cs="Arial"/>
                          <w:i w:val="0"/>
                          <w:iCs w:val="0"/>
                          <w:color w:val="000000" w:themeColor="text1"/>
                        </w:rPr>
                        <w:t xml:space="preserve"> Joint distribution of participant-level projections onto the two learned components, </w:t>
                      </w:r>
                      <m:oMath>
                        <m:sSubSup>
                          <m:sSubSupPr>
                            <m:ctrlPr>
                              <w:rPr>
                                <w:rFonts w:ascii="Cambria Math" w:hAnsi="Cambria Math" w:cs="Arial"/>
                                <w:b/>
                                <w:bCs/>
                                <w:color w:val="auto"/>
                              </w:rPr>
                            </m:ctrlPr>
                          </m:sSubSupPr>
                          <m:e>
                            <m:r>
                              <w:rPr>
                                <w:rFonts w:ascii="Cambria Math" w:hAnsi="Cambria Math" w:cs="Arial"/>
                                <w:color w:val="auto"/>
                              </w:rPr>
                              <m:t>v</m:t>
                            </m:r>
                          </m:e>
                          <m:sub>
                            <m:r>
                              <w:rPr>
                                <w:rFonts w:ascii="Cambria Math" w:hAnsi="Cambria Math" w:cs="Arial"/>
                                <w:color w:val="auto"/>
                              </w:rPr>
                              <m:t>1</m:t>
                            </m:r>
                          </m:sub>
                          <m:sup>
                            <m:r>
                              <w:rPr>
                                <w:rFonts w:ascii="Cambria Math" w:hAnsi="Cambria Math" w:cs="Arial"/>
                                <w:color w:val="auto"/>
                              </w:rPr>
                              <m:t>T</m:t>
                            </m:r>
                          </m:sup>
                        </m:sSubSup>
                        <m:sSubSup>
                          <m:sSubSupPr>
                            <m:ctrlPr>
                              <w:rPr>
                                <w:rFonts w:ascii="Cambria Math" w:hAnsi="Cambria Math" w:cs="Arial"/>
                                <w:b/>
                                <w:bCs/>
                                <w:color w:val="auto"/>
                              </w:rPr>
                            </m:ctrlPr>
                          </m:sSubSupPr>
                          <m:e>
                            <m:r>
                              <m:rPr>
                                <m:sty m:val="bi"/>
                              </m:rPr>
                              <w:rPr>
                                <w:rFonts w:ascii="Cambria Math" w:hAnsi="Cambria Math" w:cs="Arial"/>
                                <w:color w:val="auto"/>
                              </w:rPr>
                              <m:t>Z</m:t>
                            </m:r>
                            <m:ctrlPr>
                              <w:rPr>
                                <w:rFonts w:ascii="Cambria Math" w:hAnsi="Cambria Math" w:cs="Arial"/>
                                <w:b/>
                                <w:color w:val="auto"/>
                              </w:rPr>
                            </m:ctrlPr>
                          </m:e>
                          <m:sub>
                            <m:r>
                              <w:rPr>
                                <w:rFonts w:ascii="Cambria Math" w:hAnsi="Cambria Math" w:cs="Arial"/>
                                <w:color w:val="auto"/>
                              </w:rPr>
                              <m:t>i</m:t>
                            </m:r>
                            <m:ctrlPr>
                              <w:rPr>
                                <w:rFonts w:ascii="Cambria Math" w:hAnsi="Cambria Math" w:cs="Arial"/>
                                <w:color w:val="auto"/>
                              </w:rPr>
                            </m:ctrlPr>
                          </m:sub>
                          <m:sup>
                            <m:r>
                              <m:rPr>
                                <m:sty m:val="bi"/>
                              </m:rPr>
                              <w:rPr>
                                <w:rFonts w:ascii="Cambria Math" w:hAnsi="Cambria Math" w:cs="Arial"/>
                                <w:color w:val="auto"/>
                              </w:rPr>
                              <m:t>(-</m:t>
                            </m:r>
                            <m:r>
                              <w:rPr>
                                <w:rFonts w:ascii="Cambria Math" w:hAnsi="Cambria Math" w:cs="Arial"/>
                                <w:color w:val="auto"/>
                              </w:rPr>
                              <m:t>α)T</m:t>
                            </m:r>
                          </m:sup>
                        </m:sSubSup>
                        <m:sSub>
                          <m:sSubPr>
                            <m:ctrlPr>
                              <w:rPr>
                                <w:rFonts w:ascii="Cambria Math" w:hAnsi="Cambria Math" w:cs="Arial"/>
                                <w:b/>
                                <w:bCs/>
                                <w:color w:val="auto"/>
                              </w:rPr>
                            </m:ctrlPr>
                          </m:sSubPr>
                          <m:e>
                            <m:r>
                              <m:rPr>
                                <m:sty m:val="bi"/>
                              </m:rPr>
                              <w:rPr>
                                <w:rFonts w:ascii="Cambria Math" w:hAnsi="Cambria Math" w:cs="Arial"/>
                                <w:color w:val="auto"/>
                              </w:rPr>
                              <m:t>b</m:t>
                            </m:r>
                          </m:e>
                          <m:sub>
                            <m:r>
                              <w:rPr>
                                <w:rFonts w:ascii="Cambria Math" w:hAnsi="Cambria Math" w:cs="Arial"/>
                                <w:color w:val="auto"/>
                              </w:rPr>
                              <m:t>1</m:t>
                            </m:r>
                          </m:sub>
                        </m:sSub>
                      </m:oMath>
                      <w:r w:rsidRPr="0014588A">
                        <w:rPr>
                          <w:rFonts w:ascii="Arial" w:hAnsi="Arial" w:cs="Arial"/>
                          <w:i w:val="0"/>
                          <w:iCs w:val="0"/>
                          <w:color w:val="auto"/>
                        </w:rPr>
                        <w:t xml:space="preserve"> </w:t>
                      </w:r>
                      <w:r w:rsidRPr="00351649">
                        <w:rPr>
                          <w:rFonts w:ascii="Arial" w:hAnsi="Arial" w:cs="Arial"/>
                          <w:i w:val="0"/>
                          <w:iCs w:val="0"/>
                          <w:color w:val="000000" w:themeColor="text1"/>
                        </w:rPr>
                        <w:t xml:space="preserve">and </w:t>
                      </w:r>
                      <m:oMath>
                        <m:sSubSup>
                          <m:sSubSupPr>
                            <m:ctrlPr>
                              <w:rPr>
                                <w:rFonts w:ascii="Cambria Math" w:hAnsi="Cambria Math" w:cs="Arial"/>
                                <w:b/>
                                <w:bCs/>
                                <w:color w:val="auto"/>
                              </w:rPr>
                            </m:ctrlPr>
                          </m:sSubSupPr>
                          <m:e>
                            <m:r>
                              <w:rPr>
                                <w:rFonts w:ascii="Cambria Math" w:hAnsi="Cambria Math" w:cs="Arial"/>
                                <w:color w:val="auto"/>
                              </w:rPr>
                              <m:t>v</m:t>
                            </m:r>
                          </m:e>
                          <m:sub>
                            <m:r>
                              <w:rPr>
                                <w:rFonts w:ascii="Cambria Math" w:hAnsi="Cambria Math" w:cs="Arial"/>
                                <w:color w:val="auto"/>
                              </w:rPr>
                              <m:t>2</m:t>
                            </m:r>
                          </m:sub>
                          <m:sup>
                            <m:r>
                              <w:rPr>
                                <w:rFonts w:ascii="Cambria Math" w:hAnsi="Cambria Math" w:cs="Arial"/>
                                <w:color w:val="auto"/>
                              </w:rPr>
                              <m:t>T</m:t>
                            </m:r>
                          </m:sup>
                        </m:sSubSup>
                        <m:sSubSup>
                          <m:sSubSupPr>
                            <m:ctrlPr>
                              <w:rPr>
                                <w:rFonts w:ascii="Cambria Math" w:hAnsi="Cambria Math" w:cs="Arial"/>
                                <w:b/>
                                <w:bCs/>
                                <w:color w:val="auto"/>
                              </w:rPr>
                            </m:ctrlPr>
                          </m:sSubSupPr>
                          <m:e>
                            <m:r>
                              <m:rPr>
                                <m:sty m:val="bi"/>
                              </m:rPr>
                              <w:rPr>
                                <w:rFonts w:ascii="Cambria Math" w:hAnsi="Cambria Math" w:cs="Arial"/>
                                <w:color w:val="auto"/>
                              </w:rPr>
                              <m:t>Z</m:t>
                            </m:r>
                            <m:ctrlPr>
                              <w:rPr>
                                <w:rFonts w:ascii="Cambria Math" w:hAnsi="Cambria Math" w:cs="Arial"/>
                                <w:b/>
                                <w:color w:val="auto"/>
                              </w:rPr>
                            </m:ctrlPr>
                          </m:e>
                          <m:sub>
                            <m:r>
                              <w:rPr>
                                <w:rFonts w:ascii="Cambria Math" w:hAnsi="Cambria Math" w:cs="Arial"/>
                                <w:color w:val="auto"/>
                              </w:rPr>
                              <m:t>i</m:t>
                            </m:r>
                            <m:ctrlPr>
                              <w:rPr>
                                <w:rFonts w:ascii="Cambria Math" w:hAnsi="Cambria Math" w:cs="Arial"/>
                                <w:color w:val="auto"/>
                              </w:rPr>
                            </m:ctrlPr>
                          </m:sub>
                          <m:sup>
                            <m:r>
                              <m:rPr>
                                <m:sty m:val="bi"/>
                              </m:rPr>
                              <w:rPr>
                                <w:rFonts w:ascii="Cambria Math" w:hAnsi="Cambria Math" w:cs="Arial"/>
                                <w:color w:val="auto"/>
                              </w:rPr>
                              <m:t>(-</m:t>
                            </m:r>
                            <m:r>
                              <w:rPr>
                                <w:rFonts w:ascii="Cambria Math" w:hAnsi="Cambria Math" w:cs="Arial"/>
                                <w:color w:val="auto"/>
                              </w:rPr>
                              <m:t>α)T</m:t>
                            </m:r>
                          </m:sup>
                        </m:sSubSup>
                        <m:sSub>
                          <m:sSubPr>
                            <m:ctrlPr>
                              <w:rPr>
                                <w:rFonts w:ascii="Cambria Math" w:hAnsi="Cambria Math" w:cs="Arial"/>
                                <w:b/>
                                <w:bCs/>
                                <w:color w:val="auto"/>
                              </w:rPr>
                            </m:ctrlPr>
                          </m:sSubPr>
                          <m:e>
                            <m:r>
                              <m:rPr>
                                <m:sty m:val="bi"/>
                              </m:rPr>
                              <w:rPr>
                                <w:rFonts w:ascii="Cambria Math" w:hAnsi="Cambria Math" w:cs="Arial"/>
                                <w:color w:val="auto"/>
                              </w:rPr>
                              <m:t>b</m:t>
                            </m:r>
                          </m:e>
                          <m:sub>
                            <m:r>
                              <w:rPr>
                                <w:rFonts w:ascii="Cambria Math" w:hAnsi="Cambria Math" w:cs="Arial"/>
                                <w:color w:val="auto"/>
                              </w:rPr>
                              <m:t>2</m:t>
                            </m:r>
                          </m:sub>
                        </m:sSub>
                      </m:oMath>
                      <w:r w:rsidRPr="00351649">
                        <w:rPr>
                          <w:rFonts w:ascii="Arial" w:eastAsia="Times New Roman" w:hAnsi="Arial" w:cs="Arial"/>
                          <w:i w:val="0"/>
                          <w:iCs w:val="0"/>
                          <w:color w:val="000000" w:themeColor="text1"/>
                        </w:rPr>
                        <w:t xml:space="preserve"> </w:t>
                      </w:r>
                      <w:r w:rsidRPr="00351649">
                        <w:rPr>
                          <w:rFonts w:ascii="Arial" w:hAnsi="Arial" w:cs="Arial"/>
                          <w:i w:val="0"/>
                          <w:iCs w:val="0"/>
                          <w:color w:val="000000" w:themeColor="text1"/>
                        </w:rPr>
                        <w:t xml:space="preserve">aggregated across all LOOCV folds. Points are colored by SI state, with the corresponding decision boundary shown. </w:t>
                      </w:r>
                      <w:r w:rsidRPr="00351649">
                        <w:rPr>
                          <w:rStyle w:val="Strong"/>
                          <w:rFonts w:ascii="Arial" w:hAnsi="Arial" w:cs="Arial"/>
                          <w:i w:val="0"/>
                          <w:iCs w:val="0"/>
                          <w:color w:val="000000" w:themeColor="text1"/>
                        </w:rPr>
                        <w:t>(C)</w:t>
                      </w:r>
                      <w:r w:rsidR="0014588A" w:rsidRPr="0014588A">
                        <w:t xml:space="preserve"> </w:t>
                      </w:r>
                      <w:r w:rsidR="0014588A" w:rsidRPr="00B84DE0">
                        <w:rPr>
                          <w:rStyle w:val="Strong"/>
                          <w:rFonts w:ascii="Arial" w:hAnsi="Arial" w:cs="Arial"/>
                          <w:b w:val="0"/>
                          <w:bCs w:val="0"/>
                          <w:i w:val="0"/>
                          <w:iCs w:val="0"/>
                          <w:color w:val="000000" w:themeColor="text1"/>
                        </w:rPr>
                        <w:t>Learned temporal weight vectors</w:t>
                      </w:r>
                      <w:r w:rsidR="00B84DE0">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j</m:t>
                            </m:r>
                          </m:sub>
                        </m:sSub>
                      </m:oMath>
                      <w:r w:rsidR="00B84DE0">
                        <w:rPr>
                          <w:rFonts w:ascii="Arial" w:hAnsi="Arial" w:cs="Arial"/>
                          <w:i w:val="0"/>
                          <w:iCs w:val="0"/>
                          <w:color w:val="000000" w:themeColor="text1"/>
                        </w:rPr>
                        <w:t xml:space="preserve">): </w:t>
                      </w:r>
                      <w:r w:rsidR="00B84DE0" w:rsidRPr="00B84DE0">
                        <w:rPr>
                          <w:rFonts w:ascii="Arial" w:hAnsi="Arial" w:cs="Arial"/>
                          <w:i w:val="0"/>
                          <w:iCs w:val="0"/>
                          <w:color w:val="000000" w:themeColor="text1"/>
                        </w:rPr>
                        <w:t>These vectors specify the relative contribution of individual trials (1–20) within a block. The first component</w:t>
                      </w:r>
                      <w:r w:rsidR="00B84DE0">
                        <w:rPr>
                          <w:rFonts w:ascii="Arial" w:hAnsi="Arial" w:cs="Arial"/>
                          <w:i w:val="0"/>
                          <w:iCs w:val="0"/>
                          <w:color w:val="000000" w:themeColor="text1"/>
                        </w:rPr>
                        <w:t xml:space="preserve"> </w:t>
                      </w:r>
                      <w:r w:rsidR="00B84DE0">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1</m:t>
                            </m:r>
                          </m:sub>
                        </m:sSub>
                      </m:oMath>
                      <w:r w:rsidR="00B84DE0">
                        <w:rPr>
                          <w:rFonts w:ascii="Arial" w:hAnsi="Arial" w:cs="Arial"/>
                          <w:i w:val="0"/>
                          <w:iCs w:val="0"/>
                          <w:color w:val="000000" w:themeColor="text1"/>
                        </w:rPr>
                        <w:t>)</w:t>
                      </w:r>
                      <w:r w:rsidR="00B84DE0">
                        <w:rPr>
                          <w:rFonts w:ascii="Arial" w:hAnsi="Arial" w:cs="Arial"/>
                          <w:i w:val="0"/>
                          <w:iCs w:val="0"/>
                          <w:color w:val="000000" w:themeColor="text1"/>
                        </w:rPr>
                        <w:t xml:space="preserve"> e</w:t>
                      </w:r>
                      <w:r w:rsidR="00B84DE0" w:rsidRPr="00B84DE0">
                        <w:rPr>
                          <w:rFonts w:ascii="Arial" w:hAnsi="Arial" w:cs="Arial"/>
                          <w:i w:val="0"/>
                          <w:iCs w:val="0"/>
                          <w:color w:val="000000" w:themeColor="text1"/>
                        </w:rPr>
                        <w:t>mphasizes early trials, specifically Trial 4, while the second</w:t>
                      </w:r>
                      <w:r w:rsidR="00B84DE0">
                        <w:rPr>
                          <w:rFonts w:ascii="Arial" w:hAnsi="Arial" w:cs="Arial"/>
                          <w:i w:val="0"/>
                          <w:iCs w:val="0"/>
                          <w:color w:val="000000" w:themeColor="text1"/>
                        </w:rPr>
                        <w:t xml:space="preserve"> </w:t>
                      </w:r>
                      <w:r w:rsidR="00B84DE0">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2</m:t>
                            </m:r>
                          </m:sub>
                        </m:sSub>
                      </m:oMath>
                      <w:r w:rsidR="00B84DE0">
                        <w:rPr>
                          <w:rFonts w:ascii="Arial" w:hAnsi="Arial" w:cs="Arial"/>
                          <w:i w:val="0"/>
                          <w:iCs w:val="0"/>
                          <w:color w:val="000000" w:themeColor="text1"/>
                        </w:rPr>
                        <w:t>)</w:t>
                      </w:r>
                      <w:r w:rsidR="00B84DE0">
                        <w:rPr>
                          <w:rFonts w:ascii="Arial" w:hAnsi="Arial" w:cs="Arial"/>
                          <w:i w:val="0"/>
                          <w:iCs w:val="0"/>
                          <w:color w:val="000000" w:themeColor="text1"/>
                        </w:rPr>
                        <w:t xml:space="preserve"> </w:t>
                      </w:r>
                      <w:r w:rsidR="00B84DE0" w:rsidRPr="00B84DE0">
                        <w:rPr>
                          <w:rFonts w:ascii="Arial" w:hAnsi="Arial" w:cs="Arial"/>
                          <w:i w:val="0"/>
                          <w:iCs w:val="0"/>
                          <w:color w:val="000000" w:themeColor="text1"/>
                        </w:rPr>
                        <w:t>shows contributions from both early and late trials</w:t>
                      </w:r>
                      <w:r w:rsidRPr="00351649">
                        <w:rPr>
                          <w:rFonts w:ascii="Arial" w:hAnsi="Arial" w:cs="Arial"/>
                          <w:i w:val="0"/>
                          <w:iCs w:val="0"/>
                          <w:color w:val="000000" w:themeColor="text1"/>
                        </w:rPr>
                        <w:t xml:space="preserve">. </w:t>
                      </w:r>
                      <w:r w:rsidRPr="00351649">
                        <w:rPr>
                          <w:rStyle w:val="Strong"/>
                          <w:rFonts w:ascii="Arial" w:hAnsi="Arial" w:cs="Arial"/>
                          <w:i w:val="0"/>
                          <w:iCs w:val="0"/>
                          <w:color w:val="000000" w:themeColor="text1"/>
                        </w:rPr>
                        <w:t>(D)</w:t>
                      </w:r>
                      <w:r w:rsidR="00905F4B" w:rsidRPr="0014588A">
                        <w:t xml:space="preserve"> </w:t>
                      </w:r>
                      <w:r w:rsidR="00905F4B" w:rsidRPr="00B84DE0">
                        <w:rPr>
                          <w:rStyle w:val="Strong"/>
                          <w:rFonts w:ascii="Arial" w:hAnsi="Arial" w:cs="Arial"/>
                          <w:b w:val="0"/>
                          <w:bCs w:val="0"/>
                          <w:i w:val="0"/>
                          <w:iCs w:val="0"/>
                          <w:color w:val="000000" w:themeColor="text1"/>
                        </w:rPr>
                        <w:t xml:space="preserve">Learned </w:t>
                      </w:r>
                      <w:r w:rsidR="00905F4B" w:rsidRPr="00905F4B">
                        <w:rPr>
                          <w:rStyle w:val="Strong"/>
                          <w:rFonts w:ascii="Arial" w:hAnsi="Arial" w:cs="Arial"/>
                          <w:b w:val="0"/>
                          <w:bCs w:val="0"/>
                          <w:i w:val="0"/>
                          <w:iCs w:val="0"/>
                          <w:color w:val="000000" w:themeColor="text1"/>
                        </w:rPr>
                        <w:t>block-loading vectors</w:t>
                      </w:r>
                      <w:r w:rsidR="00905F4B" w:rsidRPr="00905F4B">
                        <w:rPr>
                          <w:rStyle w:val="Strong"/>
                          <w:rFonts w:ascii="Arial" w:hAnsi="Arial" w:cs="Arial"/>
                          <w:b w:val="0"/>
                          <w:bCs w:val="0"/>
                          <w:i w:val="0"/>
                          <w:iCs w:val="0"/>
                          <w:color w:val="000000" w:themeColor="text1"/>
                        </w:rPr>
                        <w:t xml:space="preserve"> </w:t>
                      </w:r>
                      <w:r w:rsidR="00905F4B">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j</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These vectors represent the weighting across the nine "Death + Me" blocks. The first component</w:t>
                      </w:r>
                      <w:r w:rsidR="00905F4B">
                        <w:rPr>
                          <w:rFonts w:ascii="Arial" w:hAnsi="Arial" w:cs="Arial"/>
                          <w:i w:val="0"/>
                          <w:iCs w:val="0"/>
                          <w:color w:val="000000" w:themeColor="text1"/>
                        </w:rPr>
                        <w:t xml:space="preserve"> (</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1</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shows relatively uniform block contributions, while the second</w:t>
                      </w:r>
                      <w:r w:rsidR="002C771A" w:rsidRPr="002C771A">
                        <w:rPr>
                          <w:rFonts w:ascii="Arial" w:hAnsi="Arial" w:cs="Arial"/>
                          <w:i w:val="0"/>
                          <w:iCs w:val="0"/>
                          <w:color w:val="000000" w:themeColor="text1"/>
                        </w:rPr>
                        <w:t xml:space="preserve"> </w:t>
                      </w:r>
                      <w:r w:rsidR="00905F4B">
                        <w:rPr>
                          <w:rFonts w:ascii="Arial" w:hAnsi="Arial" w:cs="Arial"/>
                          <w:i w:val="0"/>
                          <w:iCs w:val="0"/>
                          <w:color w:val="000000" w:themeColor="text1"/>
                        </w:rPr>
                        <w:t>(</w:t>
                      </w:r>
                      <m:oMath>
                        <m:sSub>
                          <m:sSubPr>
                            <m:ctrlPr>
                              <w:rPr>
                                <w:rFonts w:ascii="Cambria Math" w:hAnsi="Cambria Math" w:cs="Arial"/>
                                <w:iCs w:val="0"/>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2</m:t>
                            </m:r>
                          </m:sub>
                        </m:sSub>
                      </m:oMath>
                      <w:r w:rsidR="00905F4B">
                        <w:rPr>
                          <w:rFonts w:ascii="Arial" w:hAnsi="Arial" w:cs="Arial"/>
                          <w:i w:val="0"/>
                          <w:iCs w:val="0"/>
                          <w:color w:val="000000" w:themeColor="text1"/>
                        </w:rPr>
                        <w:t xml:space="preserve">) </w:t>
                      </w:r>
                      <w:r w:rsidR="002C771A" w:rsidRPr="002C771A">
                        <w:rPr>
                          <w:rFonts w:ascii="Arial" w:hAnsi="Arial" w:cs="Arial"/>
                          <w:i w:val="0"/>
                          <w:iCs w:val="0"/>
                          <w:color w:val="000000" w:themeColor="text1"/>
                        </w:rPr>
                        <w:t>varies substantially across blocks, indicating a block-specific temporal encoding pattern</w:t>
                      </w:r>
                      <w:r w:rsidR="00905F4B" w:rsidRPr="00351649">
                        <w:rPr>
                          <w:rFonts w:ascii="Arial" w:hAnsi="Arial" w:cs="Arial"/>
                          <w:i w:val="0"/>
                          <w:iCs w:val="0"/>
                          <w:color w:val="000000" w:themeColor="text1"/>
                        </w:rPr>
                        <w:t>.</w:t>
                      </w:r>
                      <w:r w:rsidR="00905F4B" w:rsidRPr="002F163F">
                        <w:rPr>
                          <w:rFonts w:ascii="Arial" w:hAnsi="Arial" w:cs="Arial"/>
                          <w:b/>
                          <w:bCs/>
                          <w:i w:val="0"/>
                          <w:iCs w:val="0"/>
                          <w:color w:val="000000" w:themeColor="text1"/>
                        </w:rPr>
                        <w:t xml:space="preserve"> </w:t>
                      </w:r>
                      <w:r w:rsidR="002F163F" w:rsidRPr="002F163F">
                        <w:rPr>
                          <w:rFonts w:ascii="Arial" w:hAnsi="Arial" w:cs="Arial"/>
                          <w:b/>
                          <w:bCs/>
                          <w:i w:val="0"/>
                          <w:iCs w:val="0"/>
                          <w:color w:val="000000" w:themeColor="text1"/>
                        </w:rPr>
                        <w:t>(E)</w:t>
                      </w:r>
                      <w:r w:rsidR="002F163F">
                        <w:rPr>
                          <w:rFonts w:ascii="Arial" w:hAnsi="Arial" w:cs="Arial"/>
                          <w:i w:val="0"/>
                          <w:iCs w:val="0"/>
                          <w:color w:val="000000" w:themeColor="text1"/>
                        </w:rPr>
                        <w:t xml:space="preserve"> </w:t>
                      </w:r>
                      <w:r w:rsidR="009635E1" w:rsidRPr="009635E1">
                        <w:rPr>
                          <w:rFonts w:ascii="Arial" w:hAnsi="Arial" w:cs="Arial"/>
                          <w:i w:val="0"/>
                          <w:iCs w:val="0"/>
                          <w:color w:val="000000" w:themeColor="text1"/>
                        </w:rPr>
                        <w:t>Null distributions for significance: Empirical distributions of balanced accuracy and AUC from 1,000 label permutations. Vertical lines denote observed performance under true labels, which exceed the 95th percentile of the null distributions (</w:t>
                      </w:r>
                      <m:oMath>
                        <m:r>
                          <w:rPr>
                            <w:rFonts w:ascii="Cambria Math" w:hAnsi="Cambria Math" w:cs="Arial"/>
                            <w:color w:val="000000" w:themeColor="text1"/>
                          </w:rPr>
                          <m:t>p &lt; 0.001</m:t>
                        </m:r>
                      </m:oMath>
                      <w:r w:rsidR="009635E1" w:rsidRPr="009635E1">
                        <w:rPr>
                          <w:rFonts w:ascii="Arial" w:hAnsi="Arial" w:cs="Arial"/>
                          <w:i w:val="0"/>
                          <w:iCs w:val="0"/>
                          <w:color w:val="000000" w:themeColor="text1"/>
                        </w:rPr>
                        <w:t>), confirming the model captures genuine behavioral signatures of near-term suicide risk.</w:t>
                      </w:r>
                    </w:p>
                  </w:txbxContent>
                </v:textbox>
                <w10:wrap type="topAndBottom" anchorx="margin"/>
              </v:shape>
            </w:pict>
          </mc:Fallback>
        </mc:AlternateContent>
      </w:r>
      <w:r w:rsidR="00F66AA6" w:rsidRPr="00F649EE">
        <w:rPr>
          <w:rFonts w:ascii="Arial" w:hAnsi="Arial" w:cs="Arial"/>
          <w:b/>
          <w:color w:val="000000"/>
          <w:sz w:val="20"/>
          <w:szCs w:val="20"/>
        </w:rPr>
        <w:t>Fig</w:t>
      </w:r>
      <w:r w:rsidR="00F66AA6">
        <w:rPr>
          <w:rFonts w:ascii="Arial" w:hAnsi="Arial" w:cs="Arial"/>
          <w:b/>
          <w:color w:val="000000"/>
          <w:sz w:val="20"/>
          <w:szCs w:val="20"/>
        </w:rPr>
        <w:t>ure</w:t>
      </w:r>
      <w:r w:rsidR="00F66AA6" w:rsidRPr="00F649EE">
        <w:rPr>
          <w:rFonts w:ascii="Arial" w:hAnsi="Arial" w:cs="Arial"/>
          <w:b/>
          <w:color w:val="000000"/>
          <w:sz w:val="20"/>
          <w:szCs w:val="20"/>
        </w:rPr>
        <w:t xml:space="preserve"> </w:t>
      </w:r>
      <w:r w:rsidR="00F66AA6">
        <w:rPr>
          <w:rFonts w:ascii="Arial" w:hAnsi="Arial" w:cs="Arial"/>
          <w:b/>
          <w:color w:val="000000"/>
          <w:sz w:val="20"/>
          <w:szCs w:val="20"/>
        </w:rPr>
        <w:t>4</w:t>
      </w:r>
      <w:r w:rsidR="00E6133D" w:rsidRPr="00F649EE">
        <w:rPr>
          <w:rFonts w:ascii="Arial" w:hAnsi="Arial" w:cs="Arial"/>
          <w:b/>
          <w:color w:val="000000"/>
          <w:sz w:val="20"/>
          <w:szCs w:val="20"/>
        </w:rPr>
        <w:t>.</w:t>
      </w:r>
      <w:r w:rsidR="00E6133D" w:rsidRPr="00F649EE">
        <w:rPr>
          <w:rFonts w:ascii="Arial" w:hAnsi="Arial" w:cs="Arial"/>
          <w:color w:val="000000"/>
          <w:sz w:val="20"/>
          <w:szCs w:val="20"/>
        </w:rPr>
        <w:t xml:space="preserve"> </w:t>
      </w:r>
    </w:p>
    <w:sectPr w:rsidR="00270945" w:rsidRPr="00980C22"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Yousefi, Ali" w:date="2025-12-03T17:12:00Z" w:initials="YA">
    <w:p w14:paraId="7BC95A12" w14:textId="77777777" w:rsidR="0002235C" w:rsidRDefault="0002235C" w:rsidP="0002235C">
      <w:r>
        <w:rPr>
          <w:rStyle w:val="CommentReference"/>
        </w:rPr>
        <w:annotationRef/>
      </w:r>
      <w:r>
        <w:rPr>
          <w:rFonts w:ascii="Times New Roman" w:eastAsia="Times New Roman" w:hAnsi="Times New Roman" w:cs="Times New Roman"/>
          <w:sz w:val="20"/>
          <w:szCs w:val="20"/>
        </w:rPr>
        <w:t>Yellow: to be completed</w:t>
      </w:r>
    </w:p>
  </w:comment>
  <w:comment w:id="9" w:author="Yousefi, Ali" w:date="2026-02-20T18:44:00Z" w:initials="YA">
    <w:p w14:paraId="05233CB5" w14:textId="77777777" w:rsidR="00EA74B0" w:rsidRDefault="00EA74B0" w:rsidP="00EA74B0">
      <w:r>
        <w:rPr>
          <w:rStyle w:val="CommentReference"/>
        </w:rPr>
        <w:annotationRef/>
      </w:r>
      <w:r>
        <w:rPr>
          <w:rFonts w:ascii="Times New Roman" w:eastAsia="Times New Roman" w:hAnsi="Times New Roman" w:cs="Times New Roman"/>
          <w:sz w:val="20"/>
          <w:szCs w:val="20"/>
        </w:rPr>
        <w:t>@Alik or @Michael: does this timing refer to EMA? could be explicitly said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C95A12" w15:done="0"/>
  <w15:commentEx w15:paraId="05233C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65DE8" w16cex:dateUtc="2025-12-03T23:12:00Z"/>
  <w16cex:commentExtensible w16cex:durableId="70C51EE5" w16cex:dateUtc="2026-02-2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C95A12" w16cid:durableId="27365DE8"/>
  <w16cid:commentId w16cid:paraId="05233CB5" w16cid:durableId="70C51E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B31FE" w14:textId="77777777" w:rsidR="00E32626" w:rsidRDefault="00E32626">
      <w:pPr>
        <w:spacing w:after="0"/>
      </w:pPr>
      <w:r>
        <w:separator/>
      </w:r>
    </w:p>
  </w:endnote>
  <w:endnote w:type="continuationSeparator" w:id="0">
    <w:p w14:paraId="1E928A41" w14:textId="77777777" w:rsidR="00E32626" w:rsidRDefault="00E326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9B0BF" w14:textId="77777777" w:rsidR="00E32626" w:rsidRDefault="00E32626">
      <w:pPr>
        <w:spacing w:after="0"/>
      </w:pPr>
      <w:r>
        <w:separator/>
      </w:r>
    </w:p>
  </w:footnote>
  <w:footnote w:type="continuationSeparator" w:id="0">
    <w:p w14:paraId="01744118" w14:textId="77777777" w:rsidR="00E32626" w:rsidRDefault="00E326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usefi, Ali">
    <w15:presenceInfo w15:providerId="AD" w15:userId="S::aliyousefi@cougarnet.uh.edu::9a2daa73-6115-47d6-b4b2-867fb66fe6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044D5"/>
    <w:rsid w:val="0000778B"/>
    <w:rsid w:val="0001009A"/>
    <w:rsid w:val="00011106"/>
    <w:rsid w:val="00013DB5"/>
    <w:rsid w:val="0002235C"/>
    <w:rsid w:val="00022676"/>
    <w:rsid w:val="000229BD"/>
    <w:rsid w:val="00025C1C"/>
    <w:rsid w:val="00025C6E"/>
    <w:rsid w:val="0002657A"/>
    <w:rsid w:val="000300AD"/>
    <w:rsid w:val="00031069"/>
    <w:rsid w:val="000343D0"/>
    <w:rsid w:val="00034B9E"/>
    <w:rsid w:val="00036073"/>
    <w:rsid w:val="0003700E"/>
    <w:rsid w:val="000370FB"/>
    <w:rsid w:val="00037369"/>
    <w:rsid w:val="0003799B"/>
    <w:rsid w:val="00041AD1"/>
    <w:rsid w:val="00041B26"/>
    <w:rsid w:val="00044135"/>
    <w:rsid w:val="00044D4B"/>
    <w:rsid w:val="00050166"/>
    <w:rsid w:val="000514F7"/>
    <w:rsid w:val="00054EEC"/>
    <w:rsid w:val="0006263A"/>
    <w:rsid w:val="00063D92"/>
    <w:rsid w:val="000642EC"/>
    <w:rsid w:val="000660B8"/>
    <w:rsid w:val="00066323"/>
    <w:rsid w:val="0007131F"/>
    <w:rsid w:val="00076ABA"/>
    <w:rsid w:val="00081493"/>
    <w:rsid w:val="00081872"/>
    <w:rsid w:val="000823BC"/>
    <w:rsid w:val="00082843"/>
    <w:rsid w:val="00083FFF"/>
    <w:rsid w:val="000857D1"/>
    <w:rsid w:val="00090CD0"/>
    <w:rsid w:val="0009336E"/>
    <w:rsid w:val="000945EB"/>
    <w:rsid w:val="00095DE9"/>
    <w:rsid w:val="000A273F"/>
    <w:rsid w:val="000A3657"/>
    <w:rsid w:val="000A487F"/>
    <w:rsid w:val="000A4F5F"/>
    <w:rsid w:val="000A7126"/>
    <w:rsid w:val="000A7AC9"/>
    <w:rsid w:val="000B1443"/>
    <w:rsid w:val="000B17F2"/>
    <w:rsid w:val="000B2069"/>
    <w:rsid w:val="000B3E73"/>
    <w:rsid w:val="000B6277"/>
    <w:rsid w:val="000C061E"/>
    <w:rsid w:val="000C189E"/>
    <w:rsid w:val="000C3044"/>
    <w:rsid w:val="000C4814"/>
    <w:rsid w:val="000D015B"/>
    <w:rsid w:val="000D14CA"/>
    <w:rsid w:val="000D1949"/>
    <w:rsid w:val="000D6D07"/>
    <w:rsid w:val="000E050D"/>
    <w:rsid w:val="000E06DE"/>
    <w:rsid w:val="000E0733"/>
    <w:rsid w:val="000E3957"/>
    <w:rsid w:val="000E790E"/>
    <w:rsid w:val="000F0BE2"/>
    <w:rsid w:val="000F1470"/>
    <w:rsid w:val="000F1DEE"/>
    <w:rsid w:val="000F39C8"/>
    <w:rsid w:val="000F57F2"/>
    <w:rsid w:val="000F681E"/>
    <w:rsid w:val="000F7801"/>
    <w:rsid w:val="0010015B"/>
    <w:rsid w:val="00101AB2"/>
    <w:rsid w:val="0010376C"/>
    <w:rsid w:val="00103CE3"/>
    <w:rsid w:val="00105A8B"/>
    <w:rsid w:val="00106AA0"/>
    <w:rsid w:val="00106AFE"/>
    <w:rsid w:val="00106E65"/>
    <w:rsid w:val="00112965"/>
    <w:rsid w:val="00120F2B"/>
    <w:rsid w:val="00125CC1"/>
    <w:rsid w:val="0013313A"/>
    <w:rsid w:val="00133245"/>
    <w:rsid w:val="00133765"/>
    <w:rsid w:val="00133EDC"/>
    <w:rsid w:val="00134582"/>
    <w:rsid w:val="001354E2"/>
    <w:rsid w:val="001412F4"/>
    <w:rsid w:val="0014237A"/>
    <w:rsid w:val="00142ABC"/>
    <w:rsid w:val="00142B0A"/>
    <w:rsid w:val="00144141"/>
    <w:rsid w:val="0014588A"/>
    <w:rsid w:val="00145C43"/>
    <w:rsid w:val="00146224"/>
    <w:rsid w:val="0014632F"/>
    <w:rsid w:val="00146779"/>
    <w:rsid w:val="00146FB1"/>
    <w:rsid w:val="00154281"/>
    <w:rsid w:val="00154940"/>
    <w:rsid w:val="00155308"/>
    <w:rsid w:val="0015538D"/>
    <w:rsid w:val="001572E0"/>
    <w:rsid w:val="00157738"/>
    <w:rsid w:val="00157E79"/>
    <w:rsid w:val="00160A21"/>
    <w:rsid w:val="001639FC"/>
    <w:rsid w:val="001645BB"/>
    <w:rsid w:val="00167D03"/>
    <w:rsid w:val="00167E3C"/>
    <w:rsid w:val="0017221C"/>
    <w:rsid w:val="001804DF"/>
    <w:rsid w:val="001818F3"/>
    <w:rsid w:val="00183F2E"/>
    <w:rsid w:val="00193D62"/>
    <w:rsid w:val="00197232"/>
    <w:rsid w:val="001A2D25"/>
    <w:rsid w:val="001A4C9B"/>
    <w:rsid w:val="001A555C"/>
    <w:rsid w:val="001B0070"/>
    <w:rsid w:val="001B0C59"/>
    <w:rsid w:val="001B2DB3"/>
    <w:rsid w:val="001B2DC8"/>
    <w:rsid w:val="001B3351"/>
    <w:rsid w:val="001B500E"/>
    <w:rsid w:val="001B7F1C"/>
    <w:rsid w:val="001C1134"/>
    <w:rsid w:val="001C1D2D"/>
    <w:rsid w:val="001C1E4E"/>
    <w:rsid w:val="001C3F19"/>
    <w:rsid w:val="001C49BA"/>
    <w:rsid w:val="001C4A76"/>
    <w:rsid w:val="001C71F7"/>
    <w:rsid w:val="001D0514"/>
    <w:rsid w:val="001D0BA4"/>
    <w:rsid w:val="001D149D"/>
    <w:rsid w:val="001D1A38"/>
    <w:rsid w:val="001D1D48"/>
    <w:rsid w:val="001D1EC3"/>
    <w:rsid w:val="001D33D8"/>
    <w:rsid w:val="001D34BC"/>
    <w:rsid w:val="001D4E64"/>
    <w:rsid w:val="001D675C"/>
    <w:rsid w:val="001D6BC8"/>
    <w:rsid w:val="001D6F2B"/>
    <w:rsid w:val="001D7382"/>
    <w:rsid w:val="001E03FB"/>
    <w:rsid w:val="001E13C4"/>
    <w:rsid w:val="001E20D1"/>
    <w:rsid w:val="001E3A3F"/>
    <w:rsid w:val="001E5779"/>
    <w:rsid w:val="001F0047"/>
    <w:rsid w:val="001F0315"/>
    <w:rsid w:val="001F087F"/>
    <w:rsid w:val="001F1234"/>
    <w:rsid w:val="001F6383"/>
    <w:rsid w:val="001F6DB4"/>
    <w:rsid w:val="00201C7D"/>
    <w:rsid w:val="00202480"/>
    <w:rsid w:val="0020257F"/>
    <w:rsid w:val="00202E89"/>
    <w:rsid w:val="00207714"/>
    <w:rsid w:val="00217518"/>
    <w:rsid w:val="00217851"/>
    <w:rsid w:val="0022078E"/>
    <w:rsid w:val="00225556"/>
    <w:rsid w:val="0023218F"/>
    <w:rsid w:val="00232463"/>
    <w:rsid w:val="00232DE0"/>
    <w:rsid w:val="0023407E"/>
    <w:rsid w:val="002345EE"/>
    <w:rsid w:val="00241D09"/>
    <w:rsid w:val="0024278D"/>
    <w:rsid w:val="002438CF"/>
    <w:rsid w:val="00243F95"/>
    <w:rsid w:val="00245AF6"/>
    <w:rsid w:val="00245E3D"/>
    <w:rsid w:val="00246C45"/>
    <w:rsid w:val="00253432"/>
    <w:rsid w:val="002609DC"/>
    <w:rsid w:val="0026106E"/>
    <w:rsid w:val="00262293"/>
    <w:rsid w:val="00262B97"/>
    <w:rsid w:val="00270945"/>
    <w:rsid w:val="002710C0"/>
    <w:rsid w:val="00272B42"/>
    <w:rsid w:val="00273E96"/>
    <w:rsid w:val="00277376"/>
    <w:rsid w:val="00277A15"/>
    <w:rsid w:val="002849EA"/>
    <w:rsid w:val="00295DD8"/>
    <w:rsid w:val="00295F82"/>
    <w:rsid w:val="002A0FC7"/>
    <w:rsid w:val="002A1E24"/>
    <w:rsid w:val="002A7053"/>
    <w:rsid w:val="002A7061"/>
    <w:rsid w:val="002A7BB3"/>
    <w:rsid w:val="002B0A37"/>
    <w:rsid w:val="002B2848"/>
    <w:rsid w:val="002B37C5"/>
    <w:rsid w:val="002B42F2"/>
    <w:rsid w:val="002B465B"/>
    <w:rsid w:val="002B47F1"/>
    <w:rsid w:val="002B5D1E"/>
    <w:rsid w:val="002C1563"/>
    <w:rsid w:val="002C2BEC"/>
    <w:rsid w:val="002C771A"/>
    <w:rsid w:val="002D0442"/>
    <w:rsid w:val="002D15B2"/>
    <w:rsid w:val="002D1E61"/>
    <w:rsid w:val="002D2A94"/>
    <w:rsid w:val="002D2F32"/>
    <w:rsid w:val="002D3606"/>
    <w:rsid w:val="002D3711"/>
    <w:rsid w:val="002D75AE"/>
    <w:rsid w:val="002D7813"/>
    <w:rsid w:val="002E0000"/>
    <w:rsid w:val="002E0D83"/>
    <w:rsid w:val="002E2A43"/>
    <w:rsid w:val="002E3BBA"/>
    <w:rsid w:val="002E4595"/>
    <w:rsid w:val="002E72EA"/>
    <w:rsid w:val="002E7E35"/>
    <w:rsid w:val="002F163F"/>
    <w:rsid w:val="002F3633"/>
    <w:rsid w:val="002F6025"/>
    <w:rsid w:val="0030061E"/>
    <w:rsid w:val="003021B3"/>
    <w:rsid w:val="00302342"/>
    <w:rsid w:val="003034E2"/>
    <w:rsid w:val="003035B6"/>
    <w:rsid w:val="00304E0B"/>
    <w:rsid w:val="00314574"/>
    <w:rsid w:val="0031474F"/>
    <w:rsid w:val="00317B38"/>
    <w:rsid w:val="00317EBD"/>
    <w:rsid w:val="00320026"/>
    <w:rsid w:val="00321019"/>
    <w:rsid w:val="00321AB9"/>
    <w:rsid w:val="00324C95"/>
    <w:rsid w:val="00326EE4"/>
    <w:rsid w:val="00327735"/>
    <w:rsid w:val="00327B05"/>
    <w:rsid w:val="00330154"/>
    <w:rsid w:val="003314C8"/>
    <w:rsid w:val="0033262C"/>
    <w:rsid w:val="00333F4D"/>
    <w:rsid w:val="003370AF"/>
    <w:rsid w:val="0034335F"/>
    <w:rsid w:val="003453AC"/>
    <w:rsid w:val="0034571E"/>
    <w:rsid w:val="00350744"/>
    <w:rsid w:val="0035078B"/>
    <w:rsid w:val="00351649"/>
    <w:rsid w:val="00354E4A"/>
    <w:rsid w:val="00355CDA"/>
    <w:rsid w:val="00360791"/>
    <w:rsid w:val="00362282"/>
    <w:rsid w:val="0036310E"/>
    <w:rsid w:val="00363F0D"/>
    <w:rsid w:val="00364CCF"/>
    <w:rsid w:val="00366E74"/>
    <w:rsid w:val="00367203"/>
    <w:rsid w:val="003710D1"/>
    <w:rsid w:val="00372024"/>
    <w:rsid w:val="00373BD6"/>
    <w:rsid w:val="00374725"/>
    <w:rsid w:val="00374AB1"/>
    <w:rsid w:val="0037520D"/>
    <w:rsid w:val="003759F2"/>
    <w:rsid w:val="00376D26"/>
    <w:rsid w:val="0037720F"/>
    <w:rsid w:val="00377BAB"/>
    <w:rsid w:val="00381357"/>
    <w:rsid w:val="00381D7C"/>
    <w:rsid w:val="003830A5"/>
    <w:rsid w:val="00387306"/>
    <w:rsid w:val="00387586"/>
    <w:rsid w:val="00394BE4"/>
    <w:rsid w:val="0039620C"/>
    <w:rsid w:val="0039624D"/>
    <w:rsid w:val="00396D6E"/>
    <w:rsid w:val="003A1CBA"/>
    <w:rsid w:val="003A1DB4"/>
    <w:rsid w:val="003A4C43"/>
    <w:rsid w:val="003A6535"/>
    <w:rsid w:val="003A77AD"/>
    <w:rsid w:val="003B2EEF"/>
    <w:rsid w:val="003B5E3E"/>
    <w:rsid w:val="003B6AD8"/>
    <w:rsid w:val="003C48F4"/>
    <w:rsid w:val="003C4DE2"/>
    <w:rsid w:val="003C70C7"/>
    <w:rsid w:val="003D2BE0"/>
    <w:rsid w:val="003D3B4A"/>
    <w:rsid w:val="003E29BF"/>
    <w:rsid w:val="003E38A0"/>
    <w:rsid w:val="003E408D"/>
    <w:rsid w:val="003E47EA"/>
    <w:rsid w:val="003E6CF6"/>
    <w:rsid w:val="003E7BFE"/>
    <w:rsid w:val="003F0581"/>
    <w:rsid w:val="003F06C6"/>
    <w:rsid w:val="003F1DE0"/>
    <w:rsid w:val="003F2364"/>
    <w:rsid w:val="003F4E62"/>
    <w:rsid w:val="003F5EA8"/>
    <w:rsid w:val="003F773A"/>
    <w:rsid w:val="003F7ED5"/>
    <w:rsid w:val="0040158E"/>
    <w:rsid w:val="004017DE"/>
    <w:rsid w:val="004035DF"/>
    <w:rsid w:val="00403736"/>
    <w:rsid w:val="00404979"/>
    <w:rsid w:val="004053B1"/>
    <w:rsid w:val="00406532"/>
    <w:rsid w:val="004112E8"/>
    <w:rsid w:val="0041188C"/>
    <w:rsid w:val="00414AF9"/>
    <w:rsid w:val="00414CBB"/>
    <w:rsid w:val="00416F87"/>
    <w:rsid w:val="00426E44"/>
    <w:rsid w:val="00435E8E"/>
    <w:rsid w:val="00435EA6"/>
    <w:rsid w:val="00436415"/>
    <w:rsid w:val="004365F5"/>
    <w:rsid w:val="00436DD4"/>
    <w:rsid w:val="00446763"/>
    <w:rsid w:val="00453B6E"/>
    <w:rsid w:val="00453F76"/>
    <w:rsid w:val="00454B2B"/>
    <w:rsid w:val="004551F7"/>
    <w:rsid w:val="0045544B"/>
    <w:rsid w:val="00462F52"/>
    <w:rsid w:val="004640A3"/>
    <w:rsid w:val="004648E4"/>
    <w:rsid w:val="0046594F"/>
    <w:rsid w:val="00466CC8"/>
    <w:rsid w:val="00467CA9"/>
    <w:rsid w:val="0047092B"/>
    <w:rsid w:val="004709D9"/>
    <w:rsid w:val="0047390C"/>
    <w:rsid w:val="00474D11"/>
    <w:rsid w:val="004768C8"/>
    <w:rsid w:val="00476D4B"/>
    <w:rsid w:val="00480444"/>
    <w:rsid w:val="00483D1D"/>
    <w:rsid w:val="00490AA7"/>
    <w:rsid w:val="0049212B"/>
    <w:rsid w:val="00495F98"/>
    <w:rsid w:val="004A1999"/>
    <w:rsid w:val="004A6B19"/>
    <w:rsid w:val="004A7AA4"/>
    <w:rsid w:val="004B135C"/>
    <w:rsid w:val="004B25B9"/>
    <w:rsid w:val="004B3CAF"/>
    <w:rsid w:val="004B4A76"/>
    <w:rsid w:val="004B5764"/>
    <w:rsid w:val="004B5DB1"/>
    <w:rsid w:val="004C0857"/>
    <w:rsid w:val="004C1DE7"/>
    <w:rsid w:val="004C374D"/>
    <w:rsid w:val="004C674F"/>
    <w:rsid w:val="004D3B4E"/>
    <w:rsid w:val="004D6C34"/>
    <w:rsid w:val="004E2FE6"/>
    <w:rsid w:val="004E4DB8"/>
    <w:rsid w:val="004E7178"/>
    <w:rsid w:val="004E7804"/>
    <w:rsid w:val="004F1FBF"/>
    <w:rsid w:val="004F7249"/>
    <w:rsid w:val="0050160B"/>
    <w:rsid w:val="00501C1A"/>
    <w:rsid w:val="00504550"/>
    <w:rsid w:val="00504D81"/>
    <w:rsid w:val="005057FB"/>
    <w:rsid w:val="00507491"/>
    <w:rsid w:val="00507D3C"/>
    <w:rsid w:val="005119ED"/>
    <w:rsid w:val="00513108"/>
    <w:rsid w:val="00513137"/>
    <w:rsid w:val="00513755"/>
    <w:rsid w:val="00516459"/>
    <w:rsid w:val="0052052E"/>
    <w:rsid w:val="0052396A"/>
    <w:rsid w:val="00530142"/>
    <w:rsid w:val="00530AFE"/>
    <w:rsid w:val="0053196D"/>
    <w:rsid w:val="00533FCA"/>
    <w:rsid w:val="00534AA0"/>
    <w:rsid w:val="00534CF0"/>
    <w:rsid w:val="00535582"/>
    <w:rsid w:val="0053770E"/>
    <w:rsid w:val="0054100D"/>
    <w:rsid w:val="005418C9"/>
    <w:rsid w:val="0054378E"/>
    <w:rsid w:val="00546444"/>
    <w:rsid w:val="005478E6"/>
    <w:rsid w:val="0055137C"/>
    <w:rsid w:val="00553AF6"/>
    <w:rsid w:val="00557558"/>
    <w:rsid w:val="00566228"/>
    <w:rsid w:val="00575A4D"/>
    <w:rsid w:val="005763F0"/>
    <w:rsid w:val="005765A6"/>
    <w:rsid w:val="005769C2"/>
    <w:rsid w:val="005865F0"/>
    <w:rsid w:val="00586A54"/>
    <w:rsid w:val="00586AB1"/>
    <w:rsid w:val="00590904"/>
    <w:rsid w:val="00592339"/>
    <w:rsid w:val="00593167"/>
    <w:rsid w:val="0059472B"/>
    <w:rsid w:val="00595073"/>
    <w:rsid w:val="00595F69"/>
    <w:rsid w:val="00597446"/>
    <w:rsid w:val="005A15C8"/>
    <w:rsid w:val="005A22CE"/>
    <w:rsid w:val="005A78D5"/>
    <w:rsid w:val="005B27CB"/>
    <w:rsid w:val="005B33AB"/>
    <w:rsid w:val="005C039C"/>
    <w:rsid w:val="005C181A"/>
    <w:rsid w:val="005C3AEA"/>
    <w:rsid w:val="005C3F5A"/>
    <w:rsid w:val="005C4595"/>
    <w:rsid w:val="005C5563"/>
    <w:rsid w:val="005C58AA"/>
    <w:rsid w:val="005C7DD7"/>
    <w:rsid w:val="005C7FAD"/>
    <w:rsid w:val="005D26D9"/>
    <w:rsid w:val="005D3CAD"/>
    <w:rsid w:val="005D4405"/>
    <w:rsid w:val="005D4E75"/>
    <w:rsid w:val="005D6EAF"/>
    <w:rsid w:val="005D78F2"/>
    <w:rsid w:val="005E0887"/>
    <w:rsid w:val="005E3ABA"/>
    <w:rsid w:val="005E7DD4"/>
    <w:rsid w:val="005F0EB0"/>
    <w:rsid w:val="005F284B"/>
    <w:rsid w:val="005F4FD7"/>
    <w:rsid w:val="005F6DC2"/>
    <w:rsid w:val="006009FB"/>
    <w:rsid w:val="0060518A"/>
    <w:rsid w:val="006074AC"/>
    <w:rsid w:val="00607C9A"/>
    <w:rsid w:val="006118B6"/>
    <w:rsid w:val="00613AD4"/>
    <w:rsid w:val="00615057"/>
    <w:rsid w:val="00616557"/>
    <w:rsid w:val="00620293"/>
    <w:rsid w:val="006204E0"/>
    <w:rsid w:val="00623869"/>
    <w:rsid w:val="006269ED"/>
    <w:rsid w:val="00634713"/>
    <w:rsid w:val="00634F64"/>
    <w:rsid w:val="0063744A"/>
    <w:rsid w:val="00643125"/>
    <w:rsid w:val="00644561"/>
    <w:rsid w:val="00646137"/>
    <w:rsid w:val="00651147"/>
    <w:rsid w:val="00652EB0"/>
    <w:rsid w:val="0065476B"/>
    <w:rsid w:val="00654A7B"/>
    <w:rsid w:val="00655202"/>
    <w:rsid w:val="00656155"/>
    <w:rsid w:val="006573F4"/>
    <w:rsid w:val="006604E2"/>
    <w:rsid w:val="0066203F"/>
    <w:rsid w:val="00662051"/>
    <w:rsid w:val="00664735"/>
    <w:rsid w:val="006664E5"/>
    <w:rsid w:val="006741FB"/>
    <w:rsid w:val="00676567"/>
    <w:rsid w:val="00677E5F"/>
    <w:rsid w:val="006844E0"/>
    <w:rsid w:val="00686DAA"/>
    <w:rsid w:val="0068767F"/>
    <w:rsid w:val="006908C7"/>
    <w:rsid w:val="00692E14"/>
    <w:rsid w:val="006A1BD0"/>
    <w:rsid w:val="006A5409"/>
    <w:rsid w:val="006A73BE"/>
    <w:rsid w:val="006B1568"/>
    <w:rsid w:val="006B1B2A"/>
    <w:rsid w:val="006B3F4D"/>
    <w:rsid w:val="006B4943"/>
    <w:rsid w:val="006B4964"/>
    <w:rsid w:val="006B5D26"/>
    <w:rsid w:val="006B6C0F"/>
    <w:rsid w:val="006B7B00"/>
    <w:rsid w:val="006C066C"/>
    <w:rsid w:val="006C1492"/>
    <w:rsid w:val="006C1E74"/>
    <w:rsid w:val="006C38D1"/>
    <w:rsid w:val="006C493F"/>
    <w:rsid w:val="006C5EFE"/>
    <w:rsid w:val="006C65CA"/>
    <w:rsid w:val="006D1E68"/>
    <w:rsid w:val="006D33C9"/>
    <w:rsid w:val="006D4988"/>
    <w:rsid w:val="006D629D"/>
    <w:rsid w:val="006D672A"/>
    <w:rsid w:val="006D6FCE"/>
    <w:rsid w:val="006E1271"/>
    <w:rsid w:val="006E2384"/>
    <w:rsid w:val="006E596A"/>
    <w:rsid w:val="006E722E"/>
    <w:rsid w:val="006E7E48"/>
    <w:rsid w:val="006F1877"/>
    <w:rsid w:val="006F1ACC"/>
    <w:rsid w:val="006F2AF3"/>
    <w:rsid w:val="006F531A"/>
    <w:rsid w:val="007013D0"/>
    <w:rsid w:val="007037B3"/>
    <w:rsid w:val="00704581"/>
    <w:rsid w:val="00714F19"/>
    <w:rsid w:val="007152B4"/>
    <w:rsid w:val="007155BE"/>
    <w:rsid w:val="00721C5A"/>
    <w:rsid w:val="00723044"/>
    <w:rsid w:val="007236AF"/>
    <w:rsid w:val="007260C4"/>
    <w:rsid w:val="007316CE"/>
    <w:rsid w:val="00735C7B"/>
    <w:rsid w:val="0073694F"/>
    <w:rsid w:val="007379A9"/>
    <w:rsid w:val="0074149D"/>
    <w:rsid w:val="007441EA"/>
    <w:rsid w:val="007441EE"/>
    <w:rsid w:val="00744626"/>
    <w:rsid w:val="00744B3B"/>
    <w:rsid w:val="00746A6E"/>
    <w:rsid w:val="00746FD3"/>
    <w:rsid w:val="00751413"/>
    <w:rsid w:val="007527BE"/>
    <w:rsid w:val="00753B04"/>
    <w:rsid w:val="007542D5"/>
    <w:rsid w:val="00754C6B"/>
    <w:rsid w:val="00757ED3"/>
    <w:rsid w:val="00760E03"/>
    <w:rsid w:val="00762564"/>
    <w:rsid w:val="00762BD6"/>
    <w:rsid w:val="007631B7"/>
    <w:rsid w:val="007650F9"/>
    <w:rsid w:val="007655C7"/>
    <w:rsid w:val="00765D9C"/>
    <w:rsid w:val="00766038"/>
    <w:rsid w:val="007665DB"/>
    <w:rsid w:val="007675A6"/>
    <w:rsid w:val="00773726"/>
    <w:rsid w:val="0077761D"/>
    <w:rsid w:val="0078108F"/>
    <w:rsid w:val="007815F5"/>
    <w:rsid w:val="00782A42"/>
    <w:rsid w:val="0078474C"/>
    <w:rsid w:val="00784CF7"/>
    <w:rsid w:val="0078546D"/>
    <w:rsid w:val="00785CBB"/>
    <w:rsid w:val="00787D52"/>
    <w:rsid w:val="00787FCD"/>
    <w:rsid w:val="00796082"/>
    <w:rsid w:val="00797A28"/>
    <w:rsid w:val="00797F11"/>
    <w:rsid w:val="007A024E"/>
    <w:rsid w:val="007A18F0"/>
    <w:rsid w:val="007A2A29"/>
    <w:rsid w:val="007A50BB"/>
    <w:rsid w:val="007A556F"/>
    <w:rsid w:val="007A7AD0"/>
    <w:rsid w:val="007A7CC9"/>
    <w:rsid w:val="007B1AC5"/>
    <w:rsid w:val="007B22A9"/>
    <w:rsid w:val="007B2775"/>
    <w:rsid w:val="007B48FA"/>
    <w:rsid w:val="007B5293"/>
    <w:rsid w:val="007C0099"/>
    <w:rsid w:val="007C02C0"/>
    <w:rsid w:val="007C0841"/>
    <w:rsid w:val="007C335F"/>
    <w:rsid w:val="007C354D"/>
    <w:rsid w:val="007C55FB"/>
    <w:rsid w:val="007C574B"/>
    <w:rsid w:val="007C6209"/>
    <w:rsid w:val="007C77D4"/>
    <w:rsid w:val="007C7868"/>
    <w:rsid w:val="007C78D7"/>
    <w:rsid w:val="007D2FDC"/>
    <w:rsid w:val="007D46D2"/>
    <w:rsid w:val="007D71E6"/>
    <w:rsid w:val="007E6C43"/>
    <w:rsid w:val="007E6DAE"/>
    <w:rsid w:val="007F107A"/>
    <w:rsid w:val="008008E2"/>
    <w:rsid w:val="00806A5B"/>
    <w:rsid w:val="00807D67"/>
    <w:rsid w:val="00810066"/>
    <w:rsid w:val="008111E3"/>
    <w:rsid w:val="008123A5"/>
    <w:rsid w:val="00812CE4"/>
    <w:rsid w:val="00814294"/>
    <w:rsid w:val="0082246B"/>
    <w:rsid w:val="00824801"/>
    <w:rsid w:val="00825E8C"/>
    <w:rsid w:val="0083010F"/>
    <w:rsid w:val="008308C8"/>
    <w:rsid w:val="008309A1"/>
    <w:rsid w:val="00831B9A"/>
    <w:rsid w:val="00833F8C"/>
    <w:rsid w:val="008351E3"/>
    <w:rsid w:val="0083601B"/>
    <w:rsid w:val="00836175"/>
    <w:rsid w:val="00837A54"/>
    <w:rsid w:val="00843757"/>
    <w:rsid w:val="00846CC0"/>
    <w:rsid w:val="00854520"/>
    <w:rsid w:val="00854B39"/>
    <w:rsid w:val="0085595E"/>
    <w:rsid w:val="00855D66"/>
    <w:rsid w:val="00857461"/>
    <w:rsid w:val="008575F7"/>
    <w:rsid w:val="0086137D"/>
    <w:rsid w:val="00865F12"/>
    <w:rsid w:val="00867790"/>
    <w:rsid w:val="00867B2A"/>
    <w:rsid w:val="00870A85"/>
    <w:rsid w:val="00875FC1"/>
    <w:rsid w:val="00877AD3"/>
    <w:rsid w:val="00880C1C"/>
    <w:rsid w:val="00880ECF"/>
    <w:rsid w:val="00881D39"/>
    <w:rsid w:val="00884194"/>
    <w:rsid w:val="00887245"/>
    <w:rsid w:val="00893110"/>
    <w:rsid w:val="0089755D"/>
    <w:rsid w:val="008A0307"/>
    <w:rsid w:val="008A0B50"/>
    <w:rsid w:val="008A30BD"/>
    <w:rsid w:val="008A5CD5"/>
    <w:rsid w:val="008A7168"/>
    <w:rsid w:val="008B0BAA"/>
    <w:rsid w:val="008B1F3E"/>
    <w:rsid w:val="008B2E7E"/>
    <w:rsid w:val="008B3448"/>
    <w:rsid w:val="008B34A8"/>
    <w:rsid w:val="008B668A"/>
    <w:rsid w:val="008C17B3"/>
    <w:rsid w:val="008C28A3"/>
    <w:rsid w:val="008C5E85"/>
    <w:rsid w:val="008C7C3F"/>
    <w:rsid w:val="008D39C0"/>
    <w:rsid w:val="008D569F"/>
    <w:rsid w:val="008D671C"/>
    <w:rsid w:val="008D7124"/>
    <w:rsid w:val="008D71A0"/>
    <w:rsid w:val="008E150A"/>
    <w:rsid w:val="008E154B"/>
    <w:rsid w:val="008E18F3"/>
    <w:rsid w:val="008E1946"/>
    <w:rsid w:val="008E1D9E"/>
    <w:rsid w:val="008E3ADB"/>
    <w:rsid w:val="008E3DAF"/>
    <w:rsid w:val="008E6DB8"/>
    <w:rsid w:val="008F0047"/>
    <w:rsid w:val="008F08B1"/>
    <w:rsid w:val="008F1725"/>
    <w:rsid w:val="00901F4B"/>
    <w:rsid w:val="00902A79"/>
    <w:rsid w:val="00903B93"/>
    <w:rsid w:val="00904D52"/>
    <w:rsid w:val="00904FBD"/>
    <w:rsid w:val="00905F4B"/>
    <w:rsid w:val="0091203E"/>
    <w:rsid w:val="009129E9"/>
    <w:rsid w:val="009135DC"/>
    <w:rsid w:val="00920D67"/>
    <w:rsid w:val="00921727"/>
    <w:rsid w:val="00924865"/>
    <w:rsid w:val="00924B93"/>
    <w:rsid w:val="00924C29"/>
    <w:rsid w:val="00924D95"/>
    <w:rsid w:val="00924FE7"/>
    <w:rsid w:val="009274A0"/>
    <w:rsid w:val="009406E9"/>
    <w:rsid w:val="009427A7"/>
    <w:rsid w:val="00946160"/>
    <w:rsid w:val="00947910"/>
    <w:rsid w:val="00951846"/>
    <w:rsid w:val="0095210C"/>
    <w:rsid w:val="0095258D"/>
    <w:rsid w:val="00952CCC"/>
    <w:rsid w:val="00960311"/>
    <w:rsid w:val="009635E1"/>
    <w:rsid w:val="009648C5"/>
    <w:rsid w:val="00965CBB"/>
    <w:rsid w:val="00972E4F"/>
    <w:rsid w:val="009736DB"/>
    <w:rsid w:val="009740C6"/>
    <w:rsid w:val="00980782"/>
    <w:rsid w:val="00980C22"/>
    <w:rsid w:val="009811BF"/>
    <w:rsid w:val="009811FA"/>
    <w:rsid w:val="00981D38"/>
    <w:rsid w:val="00982368"/>
    <w:rsid w:val="0098237F"/>
    <w:rsid w:val="0098368B"/>
    <w:rsid w:val="00983F32"/>
    <w:rsid w:val="00995C3D"/>
    <w:rsid w:val="00996A1F"/>
    <w:rsid w:val="00996F55"/>
    <w:rsid w:val="009974A9"/>
    <w:rsid w:val="009A0DF7"/>
    <w:rsid w:val="009A1EEE"/>
    <w:rsid w:val="009A3220"/>
    <w:rsid w:val="009A3520"/>
    <w:rsid w:val="009A3A55"/>
    <w:rsid w:val="009A3B92"/>
    <w:rsid w:val="009A63EA"/>
    <w:rsid w:val="009C0FB7"/>
    <w:rsid w:val="009C4096"/>
    <w:rsid w:val="009C42D2"/>
    <w:rsid w:val="009C4519"/>
    <w:rsid w:val="009C45AE"/>
    <w:rsid w:val="009C5957"/>
    <w:rsid w:val="009D1BDD"/>
    <w:rsid w:val="009D3CBA"/>
    <w:rsid w:val="009D4579"/>
    <w:rsid w:val="009E1C0C"/>
    <w:rsid w:val="009E2147"/>
    <w:rsid w:val="009E2643"/>
    <w:rsid w:val="009E359E"/>
    <w:rsid w:val="009E6297"/>
    <w:rsid w:val="009E733D"/>
    <w:rsid w:val="009E75A1"/>
    <w:rsid w:val="009F2C7D"/>
    <w:rsid w:val="009F3AD0"/>
    <w:rsid w:val="009F66BE"/>
    <w:rsid w:val="009F6ACE"/>
    <w:rsid w:val="009F6D9E"/>
    <w:rsid w:val="009F7DF8"/>
    <w:rsid w:val="00A00EF5"/>
    <w:rsid w:val="00A01615"/>
    <w:rsid w:val="00A032D0"/>
    <w:rsid w:val="00A07425"/>
    <w:rsid w:val="00A077B0"/>
    <w:rsid w:val="00A07C27"/>
    <w:rsid w:val="00A11EE2"/>
    <w:rsid w:val="00A11EF8"/>
    <w:rsid w:val="00A13D4C"/>
    <w:rsid w:val="00A13D79"/>
    <w:rsid w:val="00A1401C"/>
    <w:rsid w:val="00A1451A"/>
    <w:rsid w:val="00A1576D"/>
    <w:rsid w:val="00A160A8"/>
    <w:rsid w:val="00A20FF8"/>
    <w:rsid w:val="00A2444E"/>
    <w:rsid w:val="00A27F6E"/>
    <w:rsid w:val="00A31AFB"/>
    <w:rsid w:val="00A32287"/>
    <w:rsid w:val="00A326A2"/>
    <w:rsid w:val="00A32AEC"/>
    <w:rsid w:val="00A363BD"/>
    <w:rsid w:val="00A42FDA"/>
    <w:rsid w:val="00A500E3"/>
    <w:rsid w:val="00A5131C"/>
    <w:rsid w:val="00A53343"/>
    <w:rsid w:val="00A61137"/>
    <w:rsid w:val="00A624C4"/>
    <w:rsid w:val="00A625F0"/>
    <w:rsid w:val="00A6305B"/>
    <w:rsid w:val="00A635A9"/>
    <w:rsid w:val="00A642C0"/>
    <w:rsid w:val="00A6478C"/>
    <w:rsid w:val="00A64E99"/>
    <w:rsid w:val="00A7392A"/>
    <w:rsid w:val="00A760E1"/>
    <w:rsid w:val="00A77506"/>
    <w:rsid w:val="00A8155D"/>
    <w:rsid w:val="00A83242"/>
    <w:rsid w:val="00A8486F"/>
    <w:rsid w:val="00A84B79"/>
    <w:rsid w:val="00A84DC9"/>
    <w:rsid w:val="00A85CC3"/>
    <w:rsid w:val="00A8677E"/>
    <w:rsid w:val="00A87499"/>
    <w:rsid w:val="00A87F62"/>
    <w:rsid w:val="00A9095F"/>
    <w:rsid w:val="00A9108B"/>
    <w:rsid w:val="00A913B3"/>
    <w:rsid w:val="00A91D0C"/>
    <w:rsid w:val="00A94654"/>
    <w:rsid w:val="00A963D3"/>
    <w:rsid w:val="00AA1A11"/>
    <w:rsid w:val="00AA23AC"/>
    <w:rsid w:val="00AB0A3C"/>
    <w:rsid w:val="00AB0A69"/>
    <w:rsid w:val="00AB0F11"/>
    <w:rsid w:val="00AB3425"/>
    <w:rsid w:val="00AB364E"/>
    <w:rsid w:val="00AB3D4D"/>
    <w:rsid w:val="00AB5597"/>
    <w:rsid w:val="00AB573E"/>
    <w:rsid w:val="00AB59EC"/>
    <w:rsid w:val="00AB6601"/>
    <w:rsid w:val="00AB7021"/>
    <w:rsid w:val="00AB7642"/>
    <w:rsid w:val="00AC047E"/>
    <w:rsid w:val="00AC1DA5"/>
    <w:rsid w:val="00AC201F"/>
    <w:rsid w:val="00AC22F3"/>
    <w:rsid w:val="00AC344E"/>
    <w:rsid w:val="00AC748D"/>
    <w:rsid w:val="00AD075C"/>
    <w:rsid w:val="00AD400D"/>
    <w:rsid w:val="00AD4D2F"/>
    <w:rsid w:val="00AE223C"/>
    <w:rsid w:val="00AE38FF"/>
    <w:rsid w:val="00AE52C1"/>
    <w:rsid w:val="00AE572D"/>
    <w:rsid w:val="00AE60EF"/>
    <w:rsid w:val="00AF055D"/>
    <w:rsid w:val="00AF0F71"/>
    <w:rsid w:val="00AF32FA"/>
    <w:rsid w:val="00AF7B8A"/>
    <w:rsid w:val="00B00E30"/>
    <w:rsid w:val="00B00F0E"/>
    <w:rsid w:val="00B02818"/>
    <w:rsid w:val="00B028BC"/>
    <w:rsid w:val="00B04D4D"/>
    <w:rsid w:val="00B04D65"/>
    <w:rsid w:val="00B0555D"/>
    <w:rsid w:val="00B064A5"/>
    <w:rsid w:val="00B0653C"/>
    <w:rsid w:val="00B073A7"/>
    <w:rsid w:val="00B10038"/>
    <w:rsid w:val="00B112F7"/>
    <w:rsid w:val="00B14308"/>
    <w:rsid w:val="00B17881"/>
    <w:rsid w:val="00B17E1E"/>
    <w:rsid w:val="00B2223B"/>
    <w:rsid w:val="00B22DFD"/>
    <w:rsid w:val="00B234DD"/>
    <w:rsid w:val="00B239C3"/>
    <w:rsid w:val="00B264A2"/>
    <w:rsid w:val="00B27583"/>
    <w:rsid w:val="00B30924"/>
    <w:rsid w:val="00B3280D"/>
    <w:rsid w:val="00B3443F"/>
    <w:rsid w:val="00B35F97"/>
    <w:rsid w:val="00B40D19"/>
    <w:rsid w:val="00B40E01"/>
    <w:rsid w:val="00B4169B"/>
    <w:rsid w:val="00B438D5"/>
    <w:rsid w:val="00B44835"/>
    <w:rsid w:val="00B44B95"/>
    <w:rsid w:val="00B468EE"/>
    <w:rsid w:val="00B469D9"/>
    <w:rsid w:val="00B513DE"/>
    <w:rsid w:val="00B52E14"/>
    <w:rsid w:val="00B53EA3"/>
    <w:rsid w:val="00B53F58"/>
    <w:rsid w:val="00B56E0D"/>
    <w:rsid w:val="00B612E4"/>
    <w:rsid w:val="00B639EF"/>
    <w:rsid w:val="00B6537E"/>
    <w:rsid w:val="00B65AFF"/>
    <w:rsid w:val="00B671E0"/>
    <w:rsid w:val="00B71C62"/>
    <w:rsid w:val="00B7270B"/>
    <w:rsid w:val="00B72DD8"/>
    <w:rsid w:val="00B73D70"/>
    <w:rsid w:val="00B7425B"/>
    <w:rsid w:val="00B74932"/>
    <w:rsid w:val="00B75269"/>
    <w:rsid w:val="00B75791"/>
    <w:rsid w:val="00B75976"/>
    <w:rsid w:val="00B84DE0"/>
    <w:rsid w:val="00B850A2"/>
    <w:rsid w:val="00B90A31"/>
    <w:rsid w:val="00B9147E"/>
    <w:rsid w:val="00B91D26"/>
    <w:rsid w:val="00B922AF"/>
    <w:rsid w:val="00B929BE"/>
    <w:rsid w:val="00B94002"/>
    <w:rsid w:val="00B97B8C"/>
    <w:rsid w:val="00B97F83"/>
    <w:rsid w:val="00BA068A"/>
    <w:rsid w:val="00BA16EA"/>
    <w:rsid w:val="00BA23C9"/>
    <w:rsid w:val="00BB08D9"/>
    <w:rsid w:val="00BB1273"/>
    <w:rsid w:val="00BB6A0F"/>
    <w:rsid w:val="00BB7846"/>
    <w:rsid w:val="00BB7A76"/>
    <w:rsid w:val="00BB7EA6"/>
    <w:rsid w:val="00BC2042"/>
    <w:rsid w:val="00BC4189"/>
    <w:rsid w:val="00BC48D5"/>
    <w:rsid w:val="00BC631A"/>
    <w:rsid w:val="00BD55A8"/>
    <w:rsid w:val="00BD651C"/>
    <w:rsid w:val="00BE0F2F"/>
    <w:rsid w:val="00BE3B43"/>
    <w:rsid w:val="00BE4840"/>
    <w:rsid w:val="00BE5185"/>
    <w:rsid w:val="00BF1BEE"/>
    <w:rsid w:val="00BF375F"/>
    <w:rsid w:val="00C0107F"/>
    <w:rsid w:val="00C03843"/>
    <w:rsid w:val="00C0691F"/>
    <w:rsid w:val="00C075CE"/>
    <w:rsid w:val="00C07C82"/>
    <w:rsid w:val="00C12744"/>
    <w:rsid w:val="00C12DD6"/>
    <w:rsid w:val="00C1329B"/>
    <w:rsid w:val="00C14453"/>
    <w:rsid w:val="00C224DC"/>
    <w:rsid w:val="00C238CA"/>
    <w:rsid w:val="00C30DF7"/>
    <w:rsid w:val="00C33F07"/>
    <w:rsid w:val="00C36452"/>
    <w:rsid w:val="00C37A34"/>
    <w:rsid w:val="00C40129"/>
    <w:rsid w:val="00C407CB"/>
    <w:rsid w:val="00C432B2"/>
    <w:rsid w:val="00C505BC"/>
    <w:rsid w:val="00C5071B"/>
    <w:rsid w:val="00C515BD"/>
    <w:rsid w:val="00C53D9E"/>
    <w:rsid w:val="00C545BA"/>
    <w:rsid w:val="00C54BA2"/>
    <w:rsid w:val="00C54F97"/>
    <w:rsid w:val="00C553C0"/>
    <w:rsid w:val="00C578EC"/>
    <w:rsid w:val="00C622A5"/>
    <w:rsid w:val="00C649A7"/>
    <w:rsid w:val="00C70EE8"/>
    <w:rsid w:val="00C710B1"/>
    <w:rsid w:val="00C72386"/>
    <w:rsid w:val="00C724B3"/>
    <w:rsid w:val="00C73D34"/>
    <w:rsid w:val="00C73DA3"/>
    <w:rsid w:val="00C7551B"/>
    <w:rsid w:val="00C76BBC"/>
    <w:rsid w:val="00C84D4C"/>
    <w:rsid w:val="00C8573B"/>
    <w:rsid w:val="00C87073"/>
    <w:rsid w:val="00C920AE"/>
    <w:rsid w:val="00C94610"/>
    <w:rsid w:val="00C94C8F"/>
    <w:rsid w:val="00C95C49"/>
    <w:rsid w:val="00C9672C"/>
    <w:rsid w:val="00C979A0"/>
    <w:rsid w:val="00C97AF8"/>
    <w:rsid w:val="00CA1C1E"/>
    <w:rsid w:val="00CA1EE7"/>
    <w:rsid w:val="00CA247D"/>
    <w:rsid w:val="00CA3C3C"/>
    <w:rsid w:val="00CA46E6"/>
    <w:rsid w:val="00CA57C3"/>
    <w:rsid w:val="00CA73AD"/>
    <w:rsid w:val="00CB1FD3"/>
    <w:rsid w:val="00CB2D3B"/>
    <w:rsid w:val="00CB2D3D"/>
    <w:rsid w:val="00CB2FDB"/>
    <w:rsid w:val="00CB564E"/>
    <w:rsid w:val="00CB5B28"/>
    <w:rsid w:val="00CC00D0"/>
    <w:rsid w:val="00CC19EF"/>
    <w:rsid w:val="00CC380A"/>
    <w:rsid w:val="00CC5FC0"/>
    <w:rsid w:val="00CC6FFB"/>
    <w:rsid w:val="00CD0CE8"/>
    <w:rsid w:val="00CD1BFB"/>
    <w:rsid w:val="00CD327D"/>
    <w:rsid w:val="00CD3415"/>
    <w:rsid w:val="00CD3C6D"/>
    <w:rsid w:val="00CD3DDA"/>
    <w:rsid w:val="00CD5923"/>
    <w:rsid w:val="00CD5CC5"/>
    <w:rsid w:val="00CD6EBB"/>
    <w:rsid w:val="00CE024F"/>
    <w:rsid w:val="00CE39E0"/>
    <w:rsid w:val="00CE5C0B"/>
    <w:rsid w:val="00CE5EC0"/>
    <w:rsid w:val="00CE6491"/>
    <w:rsid w:val="00CE6BC4"/>
    <w:rsid w:val="00CF13BC"/>
    <w:rsid w:val="00CF6330"/>
    <w:rsid w:val="00CF6AD5"/>
    <w:rsid w:val="00D01DE2"/>
    <w:rsid w:val="00D022A6"/>
    <w:rsid w:val="00D025C8"/>
    <w:rsid w:val="00D03696"/>
    <w:rsid w:val="00D058E9"/>
    <w:rsid w:val="00D06F2F"/>
    <w:rsid w:val="00D10FEA"/>
    <w:rsid w:val="00D15F61"/>
    <w:rsid w:val="00D20114"/>
    <w:rsid w:val="00D21CA8"/>
    <w:rsid w:val="00D221DB"/>
    <w:rsid w:val="00D24577"/>
    <w:rsid w:val="00D258AE"/>
    <w:rsid w:val="00D25C70"/>
    <w:rsid w:val="00D262D3"/>
    <w:rsid w:val="00D267CE"/>
    <w:rsid w:val="00D31002"/>
    <w:rsid w:val="00D329A7"/>
    <w:rsid w:val="00D34413"/>
    <w:rsid w:val="00D35AFB"/>
    <w:rsid w:val="00D364D7"/>
    <w:rsid w:val="00D372AA"/>
    <w:rsid w:val="00D42AE5"/>
    <w:rsid w:val="00D43976"/>
    <w:rsid w:val="00D44706"/>
    <w:rsid w:val="00D5145B"/>
    <w:rsid w:val="00D52C04"/>
    <w:rsid w:val="00D531F0"/>
    <w:rsid w:val="00D56167"/>
    <w:rsid w:val="00D61139"/>
    <w:rsid w:val="00D621E2"/>
    <w:rsid w:val="00D62332"/>
    <w:rsid w:val="00D6322B"/>
    <w:rsid w:val="00D6323D"/>
    <w:rsid w:val="00D649A8"/>
    <w:rsid w:val="00D66E32"/>
    <w:rsid w:val="00D72D56"/>
    <w:rsid w:val="00D73AB6"/>
    <w:rsid w:val="00D749B0"/>
    <w:rsid w:val="00D80C51"/>
    <w:rsid w:val="00D8155F"/>
    <w:rsid w:val="00D81A1F"/>
    <w:rsid w:val="00D8338E"/>
    <w:rsid w:val="00D91396"/>
    <w:rsid w:val="00D91CF2"/>
    <w:rsid w:val="00D91F96"/>
    <w:rsid w:val="00D93940"/>
    <w:rsid w:val="00D950D1"/>
    <w:rsid w:val="00D95815"/>
    <w:rsid w:val="00DA14E5"/>
    <w:rsid w:val="00DA1E44"/>
    <w:rsid w:val="00DA1F9D"/>
    <w:rsid w:val="00DA32E3"/>
    <w:rsid w:val="00DA3564"/>
    <w:rsid w:val="00DA38B6"/>
    <w:rsid w:val="00DA3F56"/>
    <w:rsid w:val="00DA4259"/>
    <w:rsid w:val="00DA5C13"/>
    <w:rsid w:val="00DA7058"/>
    <w:rsid w:val="00DB49EB"/>
    <w:rsid w:val="00DB4C25"/>
    <w:rsid w:val="00DB5776"/>
    <w:rsid w:val="00DB58D8"/>
    <w:rsid w:val="00DB6426"/>
    <w:rsid w:val="00DB6F96"/>
    <w:rsid w:val="00DC06E4"/>
    <w:rsid w:val="00DC1B2C"/>
    <w:rsid w:val="00DC4800"/>
    <w:rsid w:val="00DC49BE"/>
    <w:rsid w:val="00DC6D26"/>
    <w:rsid w:val="00DC6FC3"/>
    <w:rsid w:val="00DD0B99"/>
    <w:rsid w:val="00DD1F5A"/>
    <w:rsid w:val="00DD57E4"/>
    <w:rsid w:val="00DD6A1B"/>
    <w:rsid w:val="00DD716D"/>
    <w:rsid w:val="00DE1BA0"/>
    <w:rsid w:val="00DE3A31"/>
    <w:rsid w:val="00DE4650"/>
    <w:rsid w:val="00DE7673"/>
    <w:rsid w:val="00DE7F06"/>
    <w:rsid w:val="00DF0DE2"/>
    <w:rsid w:val="00DF15A9"/>
    <w:rsid w:val="00DF3657"/>
    <w:rsid w:val="00DF382E"/>
    <w:rsid w:val="00DF48AE"/>
    <w:rsid w:val="00DF64D8"/>
    <w:rsid w:val="00DF7DDD"/>
    <w:rsid w:val="00DF7EA3"/>
    <w:rsid w:val="00E011E3"/>
    <w:rsid w:val="00E015E2"/>
    <w:rsid w:val="00E01765"/>
    <w:rsid w:val="00E01958"/>
    <w:rsid w:val="00E01E62"/>
    <w:rsid w:val="00E03542"/>
    <w:rsid w:val="00E04721"/>
    <w:rsid w:val="00E04EC1"/>
    <w:rsid w:val="00E05C73"/>
    <w:rsid w:val="00E06D76"/>
    <w:rsid w:val="00E06D9E"/>
    <w:rsid w:val="00E11AE7"/>
    <w:rsid w:val="00E15318"/>
    <w:rsid w:val="00E16627"/>
    <w:rsid w:val="00E229F1"/>
    <w:rsid w:val="00E24E40"/>
    <w:rsid w:val="00E25976"/>
    <w:rsid w:val="00E2646D"/>
    <w:rsid w:val="00E27D98"/>
    <w:rsid w:val="00E30AF7"/>
    <w:rsid w:val="00E324A6"/>
    <w:rsid w:val="00E32626"/>
    <w:rsid w:val="00E32DE6"/>
    <w:rsid w:val="00E3475C"/>
    <w:rsid w:val="00E37E19"/>
    <w:rsid w:val="00E4116C"/>
    <w:rsid w:val="00E42FDF"/>
    <w:rsid w:val="00E4371D"/>
    <w:rsid w:val="00E457DE"/>
    <w:rsid w:val="00E50450"/>
    <w:rsid w:val="00E6133D"/>
    <w:rsid w:val="00E61474"/>
    <w:rsid w:val="00E62015"/>
    <w:rsid w:val="00E62B0A"/>
    <w:rsid w:val="00E638CE"/>
    <w:rsid w:val="00E63A41"/>
    <w:rsid w:val="00E63C23"/>
    <w:rsid w:val="00E64D1C"/>
    <w:rsid w:val="00E70680"/>
    <w:rsid w:val="00E706E2"/>
    <w:rsid w:val="00E7092E"/>
    <w:rsid w:val="00E714E8"/>
    <w:rsid w:val="00E725C7"/>
    <w:rsid w:val="00E72612"/>
    <w:rsid w:val="00E74494"/>
    <w:rsid w:val="00E74DE7"/>
    <w:rsid w:val="00E74E46"/>
    <w:rsid w:val="00E75097"/>
    <w:rsid w:val="00E752DF"/>
    <w:rsid w:val="00E76AB9"/>
    <w:rsid w:val="00E76D4A"/>
    <w:rsid w:val="00E81AB8"/>
    <w:rsid w:val="00E82504"/>
    <w:rsid w:val="00E85389"/>
    <w:rsid w:val="00E8586B"/>
    <w:rsid w:val="00E85EF9"/>
    <w:rsid w:val="00E86CE5"/>
    <w:rsid w:val="00E90855"/>
    <w:rsid w:val="00E9161C"/>
    <w:rsid w:val="00E9302B"/>
    <w:rsid w:val="00E9452B"/>
    <w:rsid w:val="00E9676D"/>
    <w:rsid w:val="00EA0499"/>
    <w:rsid w:val="00EA10F6"/>
    <w:rsid w:val="00EA1CE3"/>
    <w:rsid w:val="00EA1EB9"/>
    <w:rsid w:val="00EA2924"/>
    <w:rsid w:val="00EA4F58"/>
    <w:rsid w:val="00EA5CF6"/>
    <w:rsid w:val="00EA74B0"/>
    <w:rsid w:val="00EB5A78"/>
    <w:rsid w:val="00EB5DD5"/>
    <w:rsid w:val="00EB705C"/>
    <w:rsid w:val="00EC119B"/>
    <w:rsid w:val="00EC13C1"/>
    <w:rsid w:val="00EC3052"/>
    <w:rsid w:val="00EC445A"/>
    <w:rsid w:val="00EC5318"/>
    <w:rsid w:val="00EC7C97"/>
    <w:rsid w:val="00ED235C"/>
    <w:rsid w:val="00ED3358"/>
    <w:rsid w:val="00ED56BF"/>
    <w:rsid w:val="00ED5D60"/>
    <w:rsid w:val="00EE19B1"/>
    <w:rsid w:val="00EE24C4"/>
    <w:rsid w:val="00EE44B0"/>
    <w:rsid w:val="00EE5238"/>
    <w:rsid w:val="00EF4AA4"/>
    <w:rsid w:val="00EF548C"/>
    <w:rsid w:val="00EF7EF9"/>
    <w:rsid w:val="00F00443"/>
    <w:rsid w:val="00F016D7"/>
    <w:rsid w:val="00F0176B"/>
    <w:rsid w:val="00F04949"/>
    <w:rsid w:val="00F15BDD"/>
    <w:rsid w:val="00F1799F"/>
    <w:rsid w:val="00F17E99"/>
    <w:rsid w:val="00F2261F"/>
    <w:rsid w:val="00F259D4"/>
    <w:rsid w:val="00F30936"/>
    <w:rsid w:val="00F31C36"/>
    <w:rsid w:val="00F32EC5"/>
    <w:rsid w:val="00F33233"/>
    <w:rsid w:val="00F33295"/>
    <w:rsid w:val="00F34B07"/>
    <w:rsid w:val="00F36A31"/>
    <w:rsid w:val="00F4335A"/>
    <w:rsid w:val="00F43869"/>
    <w:rsid w:val="00F441B3"/>
    <w:rsid w:val="00F45589"/>
    <w:rsid w:val="00F464B6"/>
    <w:rsid w:val="00F52C29"/>
    <w:rsid w:val="00F54472"/>
    <w:rsid w:val="00F549C9"/>
    <w:rsid w:val="00F56047"/>
    <w:rsid w:val="00F564C2"/>
    <w:rsid w:val="00F56DE5"/>
    <w:rsid w:val="00F57CF6"/>
    <w:rsid w:val="00F60E75"/>
    <w:rsid w:val="00F61B42"/>
    <w:rsid w:val="00F62D36"/>
    <w:rsid w:val="00F62F26"/>
    <w:rsid w:val="00F63006"/>
    <w:rsid w:val="00F639E0"/>
    <w:rsid w:val="00F64158"/>
    <w:rsid w:val="00F649EE"/>
    <w:rsid w:val="00F65A0A"/>
    <w:rsid w:val="00F66704"/>
    <w:rsid w:val="00F66A7C"/>
    <w:rsid w:val="00F66AA6"/>
    <w:rsid w:val="00F71639"/>
    <w:rsid w:val="00F745AC"/>
    <w:rsid w:val="00F74FF3"/>
    <w:rsid w:val="00F761D2"/>
    <w:rsid w:val="00F76728"/>
    <w:rsid w:val="00F816F8"/>
    <w:rsid w:val="00F839A7"/>
    <w:rsid w:val="00F86B98"/>
    <w:rsid w:val="00F9167A"/>
    <w:rsid w:val="00F91D4F"/>
    <w:rsid w:val="00F93429"/>
    <w:rsid w:val="00FA1449"/>
    <w:rsid w:val="00FA3226"/>
    <w:rsid w:val="00FA3982"/>
    <w:rsid w:val="00FA5951"/>
    <w:rsid w:val="00FA5F3E"/>
    <w:rsid w:val="00FB2A18"/>
    <w:rsid w:val="00FB60FF"/>
    <w:rsid w:val="00FB6E0D"/>
    <w:rsid w:val="00FB718C"/>
    <w:rsid w:val="00FB7DD1"/>
    <w:rsid w:val="00FC1EC1"/>
    <w:rsid w:val="00FC4157"/>
    <w:rsid w:val="00FD141A"/>
    <w:rsid w:val="00FD20A7"/>
    <w:rsid w:val="00FD3781"/>
    <w:rsid w:val="00FD54AE"/>
    <w:rsid w:val="00FD713E"/>
    <w:rsid w:val="00FE490D"/>
    <w:rsid w:val="00FE4A1C"/>
    <w:rsid w:val="00FE6C30"/>
    <w:rsid w:val="00FF1191"/>
    <w:rsid w:val="00FF3BE4"/>
    <w:rsid w:val="00FF48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749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styleId="PlaceholderText">
    <w:name w:val="Placeholder Text"/>
    <w:basedOn w:val="DefaultParagraphFont"/>
    <w:uiPriority w:val="99"/>
    <w:semiHidden/>
    <w:rsid w:val="000E790E"/>
    <w:rPr>
      <w:color w:val="666666"/>
    </w:rPr>
  </w:style>
  <w:style w:type="character" w:styleId="Emphasis">
    <w:name w:val="Emphasis"/>
    <w:basedOn w:val="DefaultParagraphFont"/>
    <w:uiPriority w:val="20"/>
    <w:qFormat/>
    <w:rsid w:val="00DD0B99"/>
    <w:rPr>
      <w:i/>
      <w:iCs/>
    </w:rPr>
  </w:style>
  <w:style w:type="paragraph" w:styleId="Caption">
    <w:name w:val="caption"/>
    <w:basedOn w:val="Normal"/>
    <w:next w:val="Normal"/>
    <w:uiPriority w:val="35"/>
    <w:unhideWhenUsed/>
    <w:qFormat/>
    <w:rsid w:val="00A61137"/>
    <w:rPr>
      <w:i/>
      <w:iCs/>
      <w:color w:val="1F497D" w:themeColor="text2"/>
      <w:sz w:val="18"/>
      <w:szCs w:val="18"/>
    </w:rPr>
  </w:style>
  <w:style w:type="character" w:customStyle="1" w:styleId="Heading3Char">
    <w:name w:val="Heading 3 Char"/>
    <w:basedOn w:val="DefaultParagraphFont"/>
    <w:link w:val="Heading3"/>
    <w:uiPriority w:val="9"/>
    <w:rsid w:val="00A87499"/>
    <w:rPr>
      <w:rFonts w:ascii="Times New Roman" w:eastAsia="Times New Roman" w:hAnsi="Times New Roman" w:cs="Times New Roman"/>
      <w:b/>
      <w:bCs/>
      <w:sz w:val="27"/>
      <w:szCs w:val="27"/>
    </w:rPr>
  </w:style>
  <w:style w:type="character" w:styleId="Strong">
    <w:name w:val="Strong"/>
    <w:basedOn w:val="DefaultParagraphFont"/>
    <w:uiPriority w:val="22"/>
    <w:qFormat/>
    <w:rsid w:val="00A87499"/>
    <w:rPr>
      <w:b/>
      <w:bCs/>
    </w:rPr>
  </w:style>
  <w:style w:type="character" w:customStyle="1" w:styleId="mord">
    <w:name w:val="mord"/>
    <w:basedOn w:val="DefaultParagraphFont"/>
    <w:rsid w:val="00E74E46"/>
  </w:style>
  <w:style w:type="character" w:customStyle="1" w:styleId="vlist-s">
    <w:name w:val="vlist-s"/>
    <w:basedOn w:val="DefaultParagraphFont"/>
    <w:rsid w:val="00E74E46"/>
  </w:style>
  <w:style w:type="character" w:customStyle="1" w:styleId="mrel">
    <w:name w:val="mrel"/>
    <w:basedOn w:val="DefaultParagraphFont"/>
    <w:rsid w:val="00E74E46"/>
  </w:style>
  <w:style w:type="character" w:customStyle="1" w:styleId="mop">
    <w:name w:val="mop"/>
    <w:basedOn w:val="DefaultParagraphFont"/>
    <w:rsid w:val="00E74E46"/>
  </w:style>
  <w:style w:type="character" w:customStyle="1" w:styleId="mopen">
    <w:name w:val="mopen"/>
    <w:basedOn w:val="DefaultParagraphFont"/>
    <w:rsid w:val="00E74E46"/>
  </w:style>
  <w:style w:type="character" w:customStyle="1" w:styleId="mclose">
    <w:name w:val="mclose"/>
    <w:basedOn w:val="DefaultParagraphFont"/>
    <w:rsid w:val="00E74E46"/>
  </w:style>
  <w:style w:type="character" w:customStyle="1" w:styleId="mpunct">
    <w:name w:val="mpunct"/>
    <w:basedOn w:val="DefaultParagraphFont"/>
    <w:rsid w:val="00E74E46"/>
  </w:style>
  <w:style w:type="paragraph" w:styleId="ListParagraph">
    <w:name w:val="List Paragraph"/>
    <w:basedOn w:val="Normal"/>
    <w:uiPriority w:val="34"/>
    <w:qFormat/>
    <w:rsid w:val="000C189E"/>
    <w:pPr>
      <w:ind w:left="720"/>
      <w:contextualSpacing/>
    </w:pPr>
  </w:style>
  <w:style w:type="character" w:customStyle="1" w:styleId="katex-mathml">
    <w:name w:val="katex-mathml"/>
    <w:basedOn w:val="DefaultParagraphFont"/>
    <w:rsid w:val="00470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4290">
      <w:bodyDiv w:val="1"/>
      <w:marLeft w:val="0"/>
      <w:marRight w:val="0"/>
      <w:marTop w:val="0"/>
      <w:marBottom w:val="0"/>
      <w:divBdr>
        <w:top w:val="none" w:sz="0" w:space="0" w:color="auto"/>
        <w:left w:val="none" w:sz="0" w:space="0" w:color="auto"/>
        <w:bottom w:val="none" w:sz="0" w:space="0" w:color="auto"/>
        <w:right w:val="none" w:sz="0" w:space="0" w:color="auto"/>
      </w:divBdr>
    </w:div>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71591388">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301270492">
      <w:bodyDiv w:val="1"/>
      <w:marLeft w:val="0"/>
      <w:marRight w:val="0"/>
      <w:marTop w:val="0"/>
      <w:marBottom w:val="0"/>
      <w:divBdr>
        <w:top w:val="none" w:sz="0" w:space="0" w:color="auto"/>
        <w:left w:val="none" w:sz="0" w:space="0" w:color="auto"/>
        <w:bottom w:val="none" w:sz="0" w:space="0" w:color="auto"/>
        <w:right w:val="none" w:sz="0" w:space="0" w:color="auto"/>
      </w:divBdr>
      <w:divsChild>
        <w:div w:id="1670597858">
          <w:marLeft w:val="0"/>
          <w:marRight w:val="0"/>
          <w:marTop w:val="0"/>
          <w:marBottom w:val="0"/>
          <w:divBdr>
            <w:top w:val="none" w:sz="0" w:space="0" w:color="auto"/>
            <w:left w:val="none" w:sz="0" w:space="0" w:color="auto"/>
            <w:bottom w:val="none" w:sz="0" w:space="0" w:color="auto"/>
            <w:right w:val="none" w:sz="0" w:space="0" w:color="auto"/>
          </w:divBdr>
          <w:divsChild>
            <w:div w:id="1234782346">
              <w:marLeft w:val="0"/>
              <w:marRight w:val="0"/>
              <w:marTop w:val="0"/>
              <w:marBottom w:val="0"/>
              <w:divBdr>
                <w:top w:val="none" w:sz="0" w:space="0" w:color="auto"/>
                <w:left w:val="none" w:sz="0" w:space="0" w:color="auto"/>
                <w:bottom w:val="none" w:sz="0" w:space="0" w:color="auto"/>
                <w:right w:val="none" w:sz="0" w:space="0" w:color="auto"/>
              </w:divBdr>
              <w:divsChild>
                <w:div w:id="395587305">
                  <w:marLeft w:val="0"/>
                  <w:marRight w:val="0"/>
                  <w:marTop w:val="0"/>
                  <w:marBottom w:val="0"/>
                  <w:divBdr>
                    <w:top w:val="none" w:sz="0" w:space="0" w:color="auto"/>
                    <w:left w:val="none" w:sz="0" w:space="0" w:color="auto"/>
                    <w:bottom w:val="none" w:sz="0" w:space="0" w:color="auto"/>
                    <w:right w:val="none" w:sz="0" w:space="0" w:color="auto"/>
                  </w:divBdr>
                  <w:divsChild>
                    <w:div w:id="1536776209">
                      <w:marLeft w:val="0"/>
                      <w:marRight w:val="0"/>
                      <w:marTop w:val="0"/>
                      <w:marBottom w:val="0"/>
                      <w:divBdr>
                        <w:top w:val="none" w:sz="0" w:space="0" w:color="auto"/>
                        <w:left w:val="none" w:sz="0" w:space="0" w:color="auto"/>
                        <w:bottom w:val="none" w:sz="0" w:space="0" w:color="auto"/>
                        <w:right w:val="none" w:sz="0" w:space="0" w:color="auto"/>
                      </w:divBdr>
                      <w:divsChild>
                        <w:div w:id="1594364628">
                          <w:marLeft w:val="0"/>
                          <w:marRight w:val="0"/>
                          <w:marTop w:val="0"/>
                          <w:marBottom w:val="0"/>
                          <w:divBdr>
                            <w:top w:val="none" w:sz="0" w:space="0" w:color="auto"/>
                            <w:left w:val="none" w:sz="0" w:space="0" w:color="auto"/>
                            <w:bottom w:val="none" w:sz="0" w:space="0" w:color="auto"/>
                            <w:right w:val="none" w:sz="0" w:space="0" w:color="auto"/>
                          </w:divBdr>
                          <w:divsChild>
                            <w:div w:id="21172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582088">
      <w:bodyDiv w:val="1"/>
      <w:marLeft w:val="0"/>
      <w:marRight w:val="0"/>
      <w:marTop w:val="0"/>
      <w:marBottom w:val="0"/>
      <w:divBdr>
        <w:top w:val="none" w:sz="0" w:space="0" w:color="auto"/>
        <w:left w:val="none" w:sz="0" w:space="0" w:color="auto"/>
        <w:bottom w:val="none" w:sz="0" w:space="0" w:color="auto"/>
        <w:right w:val="none" w:sz="0" w:space="0" w:color="auto"/>
      </w:divBdr>
    </w:div>
    <w:div w:id="369426984">
      <w:bodyDiv w:val="1"/>
      <w:marLeft w:val="0"/>
      <w:marRight w:val="0"/>
      <w:marTop w:val="0"/>
      <w:marBottom w:val="0"/>
      <w:divBdr>
        <w:top w:val="none" w:sz="0" w:space="0" w:color="auto"/>
        <w:left w:val="none" w:sz="0" w:space="0" w:color="auto"/>
        <w:bottom w:val="none" w:sz="0" w:space="0" w:color="auto"/>
        <w:right w:val="none" w:sz="0" w:space="0" w:color="auto"/>
      </w:divBdr>
    </w:div>
    <w:div w:id="421217668">
      <w:bodyDiv w:val="1"/>
      <w:marLeft w:val="0"/>
      <w:marRight w:val="0"/>
      <w:marTop w:val="0"/>
      <w:marBottom w:val="0"/>
      <w:divBdr>
        <w:top w:val="none" w:sz="0" w:space="0" w:color="auto"/>
        <w:left w:val="none" w:sz="0" w:space="0" w:color="auto"/>
        <w:bottom w:val="none" w:sz="0" w:space="0" w:color="auto"/>
        <w:right w:val="none" w:sz="0" w:space="0" w:color="auto"/>
      </w:divBdr>
    </w:div>
    <w:div w:id="440106755">
      <w:bodyDiv w:val="1"/>
      <w:marLeft w:val="0"/>
      <w:marRight w:val="0"/>
      <w:marTop w:val="0"/>
      <w:marBottom w:val="0"/>
      <w:divBdr>
        <w:top w:val="none" w:sz="0" w:space="0" w:color="auto"/>
        <w:left w:val="none" w:sz="0" w:space="0" w:color="auto"/>
        <w:bottom w:val="none" w:sz="0" w:space="0" w:color="auto"/>
        <w:right w:val="none" w:sz="0" w:space="0" w:color="auto"/>
      </w:divBdr>
      <w:divsChild>
        <w:div w:id="1100179167">
          <w:marLeft w:val="0"/>
          <w:marRight w:val="0"/>
          <w:marTop w:val="0"/>
          <w:marBottom w:val="0"/>
          <w:divBdr>
            <w:top w:val="none" w:sz="0" w:space="0" w:color="auto"/>
            <w:left w:val="none" w:sz="0" w:space="0" w:color="auto"/>
            <w:bottom w:val="none" w:sz="0" w:space="0" w:color="auto"/>
            <w:right w:val="none" w:sz="0" w:space="0" w:color="auto"/>
          </w:divBdr>
          <w:divsChild>
            <w:div w:id="2115519054">
              <w:marLeft w:val="0"/>
              <w:marRight w:val="0"/>
              <w:marTop w:val="0"/>
              <w:marBottom w:val="0"/>
              <w:divBdr>
                <w:top w:val="none" w:sz="0" w:space="0" w:color="auto"/>
                <w:left w:val="none" w:sz="0" w:space="0" w:color="auto"/>
                <w:bottom w:val="none" w:sz="0" w:space="0" w:color="auto"/>
                <w:right w:val="none" w:sz="0" w:space="0" w:color="auto"/>
              </w:divBdr>
              <w:divsChild>
                <w:div w:id="432674043">
                  <w:marLeft w:val="0"/>
                  <w:marRight w:val="0"/>
                  <w:marTop w:val="0"/>
                  <w:marBottom w:val="0"/>
                  <w:divBdr>
                    <w:top w:val="none" w:sz="0" w:space="0" w:color="auto"/>
                    <w:left w:val="none" w:sz="0" w:space="0" w:color="auto"/>
                    <w:bottom w:val="none" w:sz="0" w:space="0" w:color="auto"/>
                    <w:right w:val="none" w:sz="0" w:space="0" w:color="auto"/>
                  </w:divBdr>
                  <w:divsChild>
                    <w:div w:id="68505299">
                      <w:marLeft w:val="0"/>
                      <w:marRight w:val="0"/>
                      <w:marTop w:val="0"/>
                      <w:marBottom w:val="0"/>
                      <w:divBdr>
                        <w:top w:val="none" w:sz="0" w:space="0" w:color="auto"/>
                        <w:left w:val="none" w:sz="0" w:space="0" w:color="auto"/>
                        <w:bottom w:val="none" w:sz="0" w:space="0" w:color="auto"/>
                        <w:right w:val="none" w:sz="0" w:space="0" w:color="auto"/>
                      </w:divBdr>
                      <w:divsChild>
                        <w:div w:id="1334913687">
                          <w:marLeft w:val="0"/>
                          <w:marRight w:val="0"/>
                          <w:marTop w:val="0"/>
                          <w:marBottom w:val="0"/>
                          <w:divBdr>
                            <w:top w:val="none" w:sz="0" w:space="0" w:color="auto"/>
                            <w:left w:val="none" w:sz="0" w:space="0" w:color="auto"/>
                            <w:bottom w:val="none" w:sz="0" w:space="0" w:color="auto"/>
                            <w:right w:val="none" w:sz="0" w:space="0" w:color="auto"/>
                          </w:divBdr>
                          <w:divsChild>
                            <w:div w:id="112342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858036">
      <w:bodyDiv w:val="1"/>
      <w:marLeft w:val="0"/>
      <w:marRight w:val="0"/>
      <w:marTop w:val="0"/>
      <w:marBottom w:val="0"/>
      <w:divBdr>
        <w:top w:val="none" w:sz="0" w:space="0" w:color="auto"/>
        <w:left w:val="none" w:sz="0" w:space="0" w:color="auto"/>
        <w:bottom w:val="none" w:sz="0" w:space="0" w:color="auto"/>
        <w:right w:val="none" w:sz="0" w:space="0" w:color="auto"/>
      </w:divBdr>
    </w:div>
    <w:div w:id="580215697">
      <w:bodyDiv w:val="1"/>
      <w:marLeft w:val="0"/>
      <w:marRight w:val="0"/>
      <w:marTop w:val="0"/>
      <w:marBottom w:val="0"/>
      <w:divBdr>
        <w:top w:val="none" w:sz="0" w:space="0" w:color="auto"/>
        <w:left w:val="none" w:sz="0" w:space="0" w:color="auto"/>
        <w:bottom w:val="none" w:sz="0" w:space="0" w:color="auto"/>
        <w:right w:val="none" w:sz="0" w:space="0" w:color="auto"/>
      </w:divBdr>
    </w:div>
    <w:div w:id="61239986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85986157">
      <w:bodyDiv w:val="1"/>
      <w:marLeft w:val="0"/>
      <w:marRight w:val="0"/>
      <w:marTop w:val="0"/>
      <w:marBottom w:val="0"/>
      <w:divBdr>
        <w:top w:val="none" w:sz="0" w:space="0" w:color="auto"/>
        <w:left w:val="none" w:sz="0" w:space="0" w:color="auto"/>
        <w:bottom w:val="none" w:sz="0" w:space="0" w:color="auto"/>
        <w:right w:val="none" w:sz="0" w:space="0" w:color="auto"/>
      </w:divBdr>
    </w:div>
    <w:div w:id="691881389">
      <w:bodyDiv w:val="1"/>
      <w:marLeft w:val="0"/>
      <w:marRight w:val="0"/>
      <w:marTop w:val="0"/>
      <w:marBottom w:val="0"/>
      <w:divBdr>
        <w:top w:val="none" w:sz="0" w:space="0" w:color="auto"/>
        <w:left w:val="none" w:sz="0" w:space="0" w:color="auto"/>
        <w:bottom w:val="none" w:sz="0" w:space="0" w:color="auto"/>
        <w:right w:val="none" w:sz="0" w:space="0" w:color="auto"/>
      </w:divBdr>
      <w:divsChild>
        <w:div w:id="903687402">
          <w:marLeft w:val="0"/>
          <w:marRight w:val="0"/>
          <w:marTop w:val="0"/>
          <w:marBottom w:val="0"/>
          <w:divBdr>
            <w:top w:val="none" w:sz="0" w:space="0" w:color="auto"/>
            <w:left w:val="none" w:sz="0" w:space="0" w:color="auto"/>
            <w:bottom w:val="none" w:sz="0" w:space="0" w:color="auto"/>
            <w:right w:val="none" w:sz="0" w:space="0" w:color="auto"/>
          </w:divBdr>
          <w:divsChild>
            <w:div w:id="1527519902">
              <w:marLeft w:val="0"/>
              <w:marRight w:val="0"/>
              <w:marTop w:val="0"/>
              <w:marBottom w:val="0"/>
              <w:divBdr>
                <w:top w:val="none" w:sz="0" w:space="0" w:color="auto"/>
                <w:left w:val="none" w:sz="0" w:space="0" w:color="auto"/>
                <w:bottom w:val="none" w:sz="0" w:space="0" w:color="auto"/>
                <w:right w:val="none" w:sz="0" w:space="0" w:color="auto"/>
              </w:divBdr>
              <w:divsChild>
                <w:div w:id="242227020">
                  <w:marLeft w:val="0"/>
                  <w:marRight w:val="0"/>
                  <w:marTop w:val="0"/>
                  <w:marBottom w:val="0"/>
                  <w:divBdr>
                    <w:top w:val="none" w:sz="0" w:space="0" w:color="auto"/>
                    <w:left w:val="none" w:sz="0" w:space="0" w:color="auto"/>
                    <w:bottom w:val="none" w:sz="0" w:space="0" w:color="auto"/>
                    <w:right w:val="none" w:sz="0" w:space="0" w:color="auto"/>
                  </w:divBdr>
                  <w:divsChild>
                    <w:div w:id="153766841">
                      <w:marLeft w:val="0"/>
                      <w:marRight w:val="0"/>
                      <w:marTop w:val="0"/>
                      <w:marBottom w:val="0"/>
                      <w:divBdr>
                        <w:top w:val="none" w:sz="0" w:space="0" w:color="auto"/>
                        <w:left w:val="none" w:sz="0" w:space="0" w:color="auto"/>
                        <w:bottom w:val="none" w:sz="0" w:space="0" w:color="auto"/>
                        <w:right w:val="none" w:sz="0" w:space="0" w:color="auto"/>
                      </w:divBdr>
                      <w:divsChild>
                        <w:div w:id="105344928">
                          <w:marLeft w:val="0"/>
                          <w:marRight w:val="0"/>
                          <w:marTop w:val="0"/>
                          <w:marBottom w:val="0"/>
                          <w:divBdr>
                            <w:top w:val="none" w:sz="0" w:space="0" w:color="auto"/>
                            <w:left w:val="none" w:sz="0" w:space="0" w:color="auto"/>
                            <w:bottom w:val="none" w:sz="0" w:space="0" w:color="auto"/>
                            <w:right w:val="none" w:sz="0" w:space="0" w:color="auto"/>
                          </w:divBdr>
                          <w:divsChild>
                            <w:div w:id="1489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15634">
      <w:bodyDiv w:val="1"/>
      <w:marLeft w:val="0"/>
      <w:marRight w:val="0"/>
      <w:marTop w:val="0"/>
      <w:marBottom w:val="0"/>
      <w:divBdr>
        <w:top w:val="none" w:sz="0" w:space="0" w:color="auto"/>
        <w:left w:val="none" w:sz="0" w:space="0" w:color="auto"/>
        <w:bottom w:val="none" w:sz="0" w:space="0" w:color="auto"/>
        <w:right w:val="none" w:sz="0" w:space="0" w:color="auto"/>
      </w:divBdr>
    </w:div>
    <w:div w:id="721952257">
      <w:bodyDiv w:val="1"/>
      <w:marLeft w:val="0"/>
      <w:marRight w:val="0"/>
      <w:marTop w:val="0"/>
      <w:marBottom w:val="0"/>
      <w:divBdr>
        <w:top w:val="none" w:sz="0" w:space="0" w:color="auto"/>
        <w:left w:val="none" w:sz="0" w:space="0" w:color="auto"/>
        <w:bottom w:val="none" w:sz="0" w:space="0" w:color="auto"/>
        <w:right w:val="none" w:sz="0" w:space="0" w:color="auto"/>
      </w:divBdr>
    </w:div>
    <w:div w:id="815609409">
      <w:bodyDiv w:val="1"/>
      <w:marLeft w:val="0"/>
      <w:marRight w:val="0"/>
      <w:marTop w:val="0"/>
      <w:marBottom w:val="0"/>
      <w:divBdr>
        <w:top w:val="none" w:sz="0" w:space="0" w:color="auto"/>
        <w:left w:val="none" w:sz="0" w:space="0" w:color="auto"/>
        <w:bottom w:val="none" w:sz="0" w:space="0" w:color="auto"/>
        <w:right w:val="none" w:sz="0" w:space="0" w:color="auto"/>
      </w:divBdr>
      <w:divsChild>
        <w:div w:id="939262734">
          <w:marLeft w:val="0"/>
          <w:marRight w:val="0"/>
          <w:marTop w:val="0"/>
          <w:marBottom w:val="0"/>
          <w:divBdr>
            <w:top w:val="none" w:sz="0" w:space="0" w:color="auto"/>
            <w:left w:val="none" w:sz="0" w:space="0" w:color="auto"/>
            <w:bottom w:val="none" w:sz="0" w:space="0" w:color="auto"/>
            <w:right w:val="none" w:sz="0" w:space="0" w:color="auto"/>
          </w:divBdr>
          <w:divsChild>
            <w:div w:id="1788500119">
              <w:marLeft w:val="0"/>
              <w:marRight w:val="0"/>
              <w:marTop w:val="0"/>
              <w:marBottom w:val="0"/>
              <w:divBdr>
                <w:top w:val="none" w:sz="0" w:space="0" w:color="auto"/>
                <w:left w:val="none" w:sz="0" w:space="0" w:color="auto"/>
                <w:bottom w:val="none" w:sz="0" w:space="0" w:color="auto"/>
                <w:right w:val="none" w:sz="0" w:space="0" w:color="auto"/>
              </w:divBdr>
              <w:divsChild>
                <w:div w:id="368378446">
                  <w:marLeft w:val="0"/>
                  <w:marRight w:val="0"/>
                  <w:marTop w:val="0"/>
                  <w:marBottom w:val="0"/>
                  <w:divBdr>
                    <w:top w:val="none" w:sz="0" w:space="0" w:color="auto"/>
                    <w:left w:val="none" w:sz="0" w:space="0" w:color="auto"/>
                    <w:bottom w:val="none" w:sz="0" w:space="0" w:color="auto"/>
                    <w:right w:val="none" w:sz="0" w:space="0" w:color="auto"/>
                  </w:divBdr>
                  <w:divsChild>
                    <w:div w:id="1365135813">
                      <w:marLeft w:val="0"/>
                      <w:marRight w:val="0"/>
                      <w:marTop w:val="0"/>
                      <w:marBottom w:val="0"/>
                      <w:divBdr>
                        <w:top w:val="none" w:sz="0" w:space="0" w:color="auto"/>
                        <w:left w:val="none" w:sz="0" w:space="0" w:color="auto"/>
                        <w:bottom w:val="none" w:sz="0" w:space="0" w:color="auto"/>
                        <w:right w:val="none" w:sz="0" w:space="0" w:color="auto"/>
                      </w:divBdr>
                      <w:divsChild>
                        <w:div w:id="286131496">
                          <w:marLeft w:val="0"/>
                          <w:marRight w:val="0"/>
                          <w:marTop w:val="0"/>
                          <w:marBottom w:val="0"/>
                          <w:divBdr>
                            <w:top w:val="none" w:sz="0" w:space="0" w:color="auto"/>
                            <w:left w:val="none" w:sz="0" w:space="0" w:color="auto"/>
                            <w:bottom w:val="none" w:sz="0" w:space="0" w:color="auto"/>
                            <w:right w:val="none" w:sz="0" w:space="0" w:color="auto"/>
                          </w:divBdr>
                          <w:divsChild>
                            <w:div w:id="1669823454">
                              <w:marLeft w:val="0"/>
                              <w:marRight w:val="0"/>
                              <w:marTop w:val="0"/>
                              <w:marBottom w:val="0"/>
                              <w:divBdr>
                                <w:top w:val="none" w:sz="0" w:space="0" w:color="auto"/>
                                <w:left w:val="none" w:sz="0" w:space="0" w:color="auto"/>
                                <w:bottom w:val="none" w:sz="0" w:space="0" w:color="auto"/>
                                <w:right w:val="none" w:sz="0" w:space="0" w:color="auto"/>
                              </w:divBdr>
                              <w:divsChild>
                                <w:div w:id="11316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850630">
      <w:bodyDiv w:val="1"/>
      <w:marLeft w:val="0"/>
      <w:marRight w:val="0"/>
      <w:marTop w:val="0"/>
      <w:marBottom w:val="0"/>
      <w:divBdr>
        <w:top w:val="none" w:sz="0" w:space="0" w:color="auto"/>
        <w:left w:val="none" w:sz="0" w:space="0" w:color="auto"/>
        <w:bottom w:val="none" w:sz="0" w:space="0" w:color="auto"/>
        <w:right w:val="none" w:sz="0" w:space="0" w:color="auto"/>
      </w:divBdr>
    </w:div>
    <w:div w:id="1029571607">
      <w:bodyDiv w:val="1"/>
      <w:marLeft w:val="0"/>
      <w:marRight w:val="0"/>
      <w:marTop w:val="0"/>
      <w:marBottom w:val="0"/>
      <w:divBdr>
        <w:top w:val="none" w:sz="0" w:space="0" w:color="auto"/>
        <w:left w:val="none" w:sz="0" w:space="0" w:color="auto"/>
        <w:bottom w:val="none" w:sz="0" w:space="0" w:color="auto"/>
        <w:right w:val="none" w:sz="0" w:space="0" w:color="auto"/>
      </w:divBdr>
    </w:div>
    <w:div w:id="1155486215">
      <w:bodyDiv w:val="1"/>
      <w:marLeft w:val="0"/>
      <w:marRight w:val="0"/>
      <w:marTop w:val="0"/>
      <w:marBottom w:val="0"/>
      <w:divBdr>
        <w:top w:val="none" w:sz="0" w:space="0" w:color="auto"/>
        <w:left w:val="none" w:sz="0" w:space="0" w:color="auto"/>
        <w:bottom w:val="none" w:sz="0" w:space="0" w:color="auto"/>
        <w:right w:val="none" w:sz="0" w:space="0" w:color="auto"/>
      </w:divBdr>
    </w:div>
    <w:div w:id="1179202696">
      <w:bodyDiv w:val="1"/>
      <w:marLeft w:val="0"/>
      <w:marRight w:val="0"/>
      <w:marTop w:val="0"/>
      <w:marBottom w:val="0"/>
      <w:divBdr>
        <w:top w:val="none" w:sz="0" w:space="0" w:color="auto"/>
        <w:left w:val="none" w:sz="0" w:space="0" w:color="auto"/>
        <w:bottom w:val="none" w:sz="0" w:space="0" w:color="auto"/>
        <w:right w:val="none" w:sz="0" w:space="0" w:color="auto"/>
      </w:divBdr>
    </w:div>
    <w:div w:id="1182663372">
      <w:bodyDiv w:val="1"/>
      <w:marLeft w:val="0"/>
      <w:marRight w:val="0"/>
      <w:marTop w:val="0"/>
      <w:marBottom w:val="0"/>
      <w:divBdr>
        <w:top w:val="none" w:sz="0" w:space="0" w:color="auto"/>
        <w:left w:val="none" w:sz="0" w:space="0" w:color="auto"/>
        <w:bottom w:val="none" w:sz="0" w:space="0" w:color="auto"/>
        <w:right w:val="none" w:sz="0" w:space="0" w:color="auto"/>
      </w:divBdr>
    </w:div>
    <w:div w:id="1252590304">
      <w:bodyDiv w:val="1"/>
      <w:marLeft w:val="0"/>
      <w:marRight w:val="0"/>
      <w:marTop w:val="0"/>
      <w:marBottom w:val="0"/>
      <w:divBdr>
        <w:top w:val="none" w:sz="0" w:space="0" w:color="auto"/>
        <w:left w:val="none" w:sz="0" w:space="0" w:color="auto"/>
        <w:bottom w:val="none" w:sz="0" w:space="0" w:color="auto"/>
        <w:right w:val="none" w:sz="0" w:space="0" w:color="auto"/>
      </w:divBdr>
    </w:div>
    <w:div w:id="1287084763">
      <w:bodyDiv w:val="1"/>
      <w:marLeft w:val="0"/>
      <w:marRight w:val="0"/>
      <w:marTop w:val="0"/>
      <w:marBottom w:val="0"/>
      <w:divBdr>
        <w:top w:val="none" w:sz="0" w:space="0" w:color="auto"/>
        <w:left w:val="none" w:sz="0" w:space="0" w:color="auto"/>
        <w:bottom w:val="none" w:sz="0" w:space="0" w:color="auto"/>
        <w:right w:val="none" w:sz="0" w:space="0" w:color="auto"/>
      </w:divBdr>
    </w:div>
    <w:div w:id="1380590653">
      <w:bodyDiv w:val="1"/>
      <w:marLeft w:val="0"/>
      <w:marRight w:val="0"/>
      <w:marTop w:val="0"/>
      <w:marBottom w:val="0"/>
      <w:divBdr>
        <w:top w:val="none" w:sz="0" w:space="0" w:color="auto"/>
        <w:left w:val="none" w:sz="0" w:space="0" w:color="auto"/>
        <w:bottom w:val="none" w:sz="0" w:space="0" w:color="auto"/>
        <w:right w:val="none" w:sz="0" w:space="0" w:color="auto"/>
      </w:divBdr>
    </w:div>
    <w:div w:id="1455715138">
      <w:bodyDiv w:val="1"/>
      <w:marLeft w:val="0"/>
      <w:marRight w:val="0"/>
      <w:marTop w:val="0"/>
      <w:marBottom w:val="0"/>
      <w:divBdr>
        <w:top w:val="none" w:sz="0" w:space="0" w:color="auto"/>
        <w:left w:val="none" w:sz="0" w:space="0" w:color="auto"/>
        <w:bottom w:val="none" w:sz="0" w:space="0" w:color="auto"/>
        <w:right w:val="none" w:sz="0" w:space="0" w:color="auto"/>
      </w:divBdr>
    </w:div>
    <w:div w:id="1504278651">
      <w:bodyDiv w:val="1"/>
      <w:marLeft w:val="0"/>
      <w:marRight w:val="0"/>
      <w:marTop w:val="0"/>
      <w:marBottom w:val="0"/>
      <w:divBdr>
        <w:top w:val="none" w:sz="0" w:space="0" w:color="auto"/>
        <w:left w:val="none" w:sz="0" w:space="0" w:color="auto"/>
        <w:bottom w:val="none" w:sz="0" w:space="0" w:color="auto"/>
        <w:right w:val="none" w:sz="0" w:space="0" w:color="auto"/>
      </w:divBdr>
    </w:div>
    <w:div w:id="1544908015">
      <w:bodyDiv w:val="1"/>
      <w:marLeft w:val="0"/>
      <w:marRight w:val="0"/>
      <w:marTop w:val="0"/>
      <w:marBottom w:val="0"/>
      <w:divBdr>
        <w:top w:val="none" w:sz="0" w:space="0" w:color="auto"/>
        <w:left w:val="none" w:sz="0" w:space="0" w:color="auto"/>
        <w:bottom w:val="none" w:sz="0" w:space="0" w:color="auto"/>
        <w:right w:val="none" w:sz="0" w:space="0" w:color="auto"/>
      </w:divBdr>
    </w:div>
    <w:div w:id="1629628926">
      <w:bodyDiv w:val="1"/>
      <w:marLeft w:val="0"/>
      <w:marRight w:val="0"/>
      <w:marTop w:val="0"/>
      <w:marBottom w:val="0"/>
      <w:divBdr>
        <w:top w:val="none" w:sz="0" w:space="0" w:color="auto"/>
        <w:left w:val="none" w:sz="0" w:space="0" w:color="auto"/>
        <w:bottom w:val="none" w:sz="0" w:space="0" w:color="auto"/>
        <w:right w:val="none" w:sz="0" w:space="0" w:color="auto"/>
      </w:divBdr>
      <w:divsChild>
        <w:div w:id="1353611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083339">
      <w:bodyDiv w:val="1"/>
      <w:marLeft w:val="0"/>
      <w:marRight w:val="0"/>
      <w:marTop w:val="0"/>
      <w:marBottom w:val="0"/>
      <w:divBdr>
        <w:top w:val="none" w:sz="0" w:space="0" w:color="auto"/>
        <w:left w:val="none" w:sz="0" w:space="0" w:color="auto"/>
        <w:bottom w:val="none" w:sz="0" w:space="0" w:color="auto"/>
        <w:right w:val="none" w:sz="0" w:space="0" w:color="auto"/>
      </w:divBdr>
    </w:div>
    <w:div w:id="1686707864">
      <w:bodyDiv w:val="1"/>
      <w:marLeft w:val="0"/>
      <w:marRight w:val="0"/>
      <w:marTop w:val="0"/>
      <w:marBottom w:val="0"/>
      <w:divBdr>
        <w:top w:val="none" w:sz="0" w:space="0" w:color="auto"/>
        <w:left w:val="none" w:sz="0" w:space="0" w:color="auto"/>
        <w:bottom w:val="none" w:sz="0" w:space="0" w:color="auto"/>
        <w:right w:val="none" w:sz="0" w:space="0" w:color="auto"/>
      </w:divBdr>
    </w:div>
    <w:div w:id="1692607340">
      <w:bodyDiv w:val="1"/>
      <w:marLeft w:val="0"/>
      <w:marRight w:val="0"/>
      <w:marTop w:val="0"/>
      <w:marBottom w:val="0"/>
      <w:divBdr>
        <w:top w:val="none" w:sz="0" w:space="0" w:color="auto"/>
        <w:left w:val="none" w:sz="0" w:space="0" w:color="auto"/>
        <w:bottom w:val="none" w:sz="0" w:space="0" w:color="auto"/>
        <w:right w:val="none" w:sz="0" w:space="0" w:color="auto"/>
      </w:divBdr>
    </w:div>
    <w:div w:id="1799060667">
      <w:bodyDiv w:val="1"/>
      <w:marLeft w:val="0"/>
      <w:marRight w:val="0"/>
      <w:marTop w:val="0"/>
      <w:marBottom w:val="0"/>
      <w:divBdr>
        <w:top w:val="none" w:sz="0" w:space="0" w:color="auto"/>
        <w:left w:val="none" w:sz="0" w:space="0" w:color="auto"/>
        <w:bottom w:val="none" w:sz="0" w:space="0" w:color="auto"/>
        <w:right w:val="none" w:sz="0" w:space="0" w:color="auto"/>
      </w:divBdr>
    </w:div>
    <w:div w:id="1825658699">
      <w:bodyDiv w:val="1"/>
      <w:marLeft w:val="0"/>
      <w:marRight w:val="0"/>
      <w:marTop w:val="0"/>
      <w:marBottom w:val="0"/>
      <w:divBdr>
        <w:top w:val="none" w:sz="0" w:space="0" w:color="auto"/>
        <w:left w:val="none" w:sz="0" w:space="0" w:color="auto"/>
        <w:bottom w:val="none" w:sz="0" w:space="0" w:color="auto"/>
        <w:right w:val="none" w:sz="0" w:space="0" w:color="auto"/>
      </w:divBdr>
      <w:divsChild>
        <w:div w:id="230048535">
          <w:marLeft w:val="0"/>
          <w:marRight w:val="0"/>
          <w:marTop w:val="0"/>
          <w:marBottom w:val="0"/>
          <w:divBdr>
            <w:top w:val="none" w:sz="0" w:space="0" w:color="auto"/>
            <w:left w:val="none" w:sz="0" w:space="0" w:color="auto"/>
            <w:bottom w:val="none" w:sz="0" w:space="0" w:color="auto"/>
            <w:right w:val="none" w:sz="0" w:space="0" w:color="auto"/>
          </w:divBdr>
          <w:divsChild>
            <w:div w:id="1283225131">
              <w:marLeft w:val="0"/>
              <w:marRight w:val="0"/>
              <w:marTop w:val="0"/>
              <w:marBottom w:val="0"/>
              <w:divBdr>
                <w:top w:val="none" w:sz="0" w:space="0" w:color="auto"/>
                <w:left w:val="none" w:sz="0" w:space="0" w:color="auto"/>
                <w:bottom w:val="none" w:sz="0" w:space="0" w:color="auto"/>
                <w:right w:val="none" w:sz="0" w:space="0" w:color="auto"/>
              </w:divBdr>
              <w:divsChild>
                <w:div w:id="112796973">
                  <w:marLeft w:val="0"/>
                  <w:marRight w:val="0"/>
                  <w:marTop w:val="0"/>
                  <w:marBottom w:val="0"/>
                  <w:divBdr>
                    <w:top w:val="none" w:sz="0" w:space="0" w:color="auto"/>
                    <w:left w:val="none" w:sz="0" w:space="0" w:color="auto"/>
                    <w:bottom w:val="none" w:sz="0" w:space="0" w:color="auto"/>
                    <w:right w:val="none" w:sz="0" w:space="0" w:color="auto"/>
                  </w:divBdr>
                  <w:divsChild>
                    <w:div w:id="60712070">
                      <w:marLeft w:val="0"/>
                      <w:marRight w:val="0"/>
                      <w:marTop w:val="0"/>
                      <w:marBottom w:val="0"/>
                      <w:divBdr>
                        <w:top w:val="none" w:sz="0" w:space="0" w:color="auto"/>
                        <w:left w:val="none" w:sz="0" w:space="0" w:color="auto"/>
                        <w:bottom w:val="none" w:sz="0" w:space="0" w:color="auto"/>
                        <w:right w:val="none" w:sz="0" w:space="0" w:color="auto"/>
                      </w:divBdr>
                      <w:divsChild>
                        <w:div w:id="2518627">
                          <w:marLeft w:val="0"/>
                          <w:marRight w:val="0"/>
                          <w:marTop w:val="0"/>
                          <w:marBottom w:val="0"/>
                          <w:divBdr>
                            <w:top w:val="none" w:sz="0" w:space="0" w:color="auto"/>
                            <w:left w:val="none" w:sz="0" w:space="0" w:color="auto"/>
                            <w:bottom w:val="none" w:sz="0" w:space="0" w:color="auto"/>
                            <w:right w:val="none" w:sz="0" w:space="0" w:color="auto"/>
                          </w:divBdr>
                          <w:divsChild>
                            <w:div w:id="18149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318352">
      <w:bodyDiv w:val="1"/>
      <w:marLeft w:val="0"/>
      <w:marRight w:val="0"/>
      <w:marTop w:val="0"/>
      <w:marBottom w:val="0"/>
      <w:divBdr>
        <w:top w:val="none" w:sz="0" w:space="0" w:color="auto"/>
        <w:left w:val="none" w:sz="0" w:space="0" w:color="auto"/>
        <w:bottom w:val="none" w:sz="0" w:space="0" w:color="auto"/>
        <w:right w:val="none" w:sz="0" w:space="0" w:color="auto"/>
      </w:divBdr>
    </w:div>
    <w:div w:id="1934892417">
      <w:bodyDiv w:val="1"/>
      <w:marLeft w:val="0"/>
      <w:marRight w:val="0"/>
      <w:marTop w:val="0"/>
      <w:marBottom w:val="0"/>
      <w:divBdr>
        <w:top w:val="none" w:sz="0" w:space="0" w:color="auto"/>
        <w:left w:val="none" w:sz="0" w:space="0" w:color="auto"/>
        <w:bottom w:val="none" w:sz="0" w:space="0" w:color="auto"/>
        <w:right w:val="none" w:sz="0" w:space="0" w:color="auto"/>
      </w:divBdr>
    </w:div>
    <w:div w:id="2001038115">
      <w:bodyDiv w:val="1"/>
      <w:marLeft w:val="0"/>
      <w:marRight w:val="0"/>
      <w:marTop w:val="0"/>
      <w:marBottom w:val="0"/>
      <w:divBdr>
        <w:top w:val="none" w:sz="0" w:space="0" w:color="auto"/>
        <w:left w:val="none" w:sz="0" w:space="0" w:color="auto"/>
        <w:bottom w:val="none" w:sz="0" w:space="0" w:color="auto"/>
        <w:right w:val="none" w:sz="0" w:space="0" w:color="auto"/>
      </w:divBdr>
    </w:div>
    <w:div w:id="2032762686">
      <w:bodyDiv w:val="1"/>
      <w:marLeft w:val="0"/>
      <w:marRight w:val="0"/>
      <w:marTop w:val="0"/>
      <w:marBottom w:val="0"/>
      <w:divBdr>
        <w:top w:val="none" w:sz="0" w:space="0" w:color="auto"/>
        <w:left w:val="none" w:sz="0" w:space="0" w:color="auto"/>
        <w:bottom w:val="none" w:sz="0" w:space="0" w:color="auto"/>
        <w:right w:val="none" w:sz="0" w:space="0" w:color="auto"/>
      </w:divBdr>
    </w:div>
    <w:div w:id="2063283190">
      <w:bodyDiv w:val="1"/>
      <w:marLeft w:val="0"/>
      <w:marRight w:val="0"/>
      <w:marTop w:val="0"/>
      <w:marBottom w:val="0"/>
      <w:divBdr>
        <w:top w:val="none" w:sz="0" w:space="0" w:color="auto"/>
        <w:left w:val="none" w:sz="0" w:space="0" w:color="auto"/>
        <w:bottom w:val="none" w:sz="0" w:space="0" w:color="auto"/>
        <w:right w:val="none" w:sz="0" w:space="0" w:color="auto"/>
      </w:divBdr>
    </w:div>
    <w:div w:id="2098936783">
      <w:bodyDiv w:val="1"/>
      <w:marLeft w:val="0"/>
      <w:marRight w:val="0"/>
      <w:marTop w:val="0"/>
      <w:marBottom w:val="0"/>
      <w:divBdr>
        <w:top w:val="none" w:sz="0" w:space="0" w:color="auto"/>
        <w:left w:val="none" w:sz="0" w:space="0" w:color="auto"/>
        <w:bottom w:val="none" w:sz="0" w:space="0" w:color="auto"/>
        <w:right w:val="none" w:sz="0" w:space="0" w:color="auto"/>
      </w:divBdr>
    </w:div>
    <w:div w:id="211381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svg"/><Relationship Id="rId26" Type="http://schemas.openxmlformats.org/officeDocument/2006/relationships/image" Target="media/image10.png"/><Relationship Id="rId39" Type="http://schemas.openxmlformats.org/officeDocument/2006/relationships/image" Target="media/image23.sv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svg"/><Relationship Id="rId50" Type="http://schemas.openxmlformats.org/officeDocument/2006/relationships/image" Target="media/image34.emf"/><Relationship Id="rId55" Type="http://schemas.openxmlformats.org/officeDocument/2006/relationships/image" Target="media/image38.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3.sv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svg"/><Relationship Id="rId40" Type="http://schemas.openxmlformats.org/officeDocument/2006/relationships/image" Target="media/image24.png"/><Relationship Id="rId45" Type="http://schemas.openxmlformats.org/officeDocument/2006/relationships/image" Target="media/image29.svg"/><Relationship Id="rId53" Type="http://schemas.openxmlformats.org/officeDocument/2006/relationships/image" Target="media/image36.sv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mailto:aliyousefi@uh.edu" TargetMode="Externa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png"/><Relationship Id="rId35" Type="http://schemas.openxmlformats.org/officeDocument/2006/relationships/image" Target="media/image19.svg"/><Relationship Id="rId43" Type="http://schemas.openxmlformats.org/officeDocument/2006/relationships/image" Target="media/image27.sv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image" Target="media/image1.tiff"/><Relationship Id="rId51" Type="http://schemas.openxmlformats.org/officeDocument/2006/relationships/image" Target="media/image340.emf"/><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sv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40.emf"/><Relationship Id="rId41" Type="http://schemas.openxmlformats.org/officeDocument/2006/relationships/image" Target="media/image25.sv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svg"/><Relationship Id="rId57" Type="http://schemas.microsoft.com/office/2011/relationships/people" Target="people.xml"/><Relationship Id="rId10" Type="http://schemas.openxmlformats.org/officeDocument/2006/relationships/hyperlink" Target="http://www.pnascentral.org" TargetMode="External"/><Relationship Id="rId31" Type="http://schemas.openxmlformats.org/officeDocument/2006/relationships/image" Target="media/image15.svg"/><Relationship Id="rId44" Type="http://schemas.openxmlformats.org/officeDocument/2006/relationships/image" Target="media/image28.png"/><Relationship Id="rId52" Type="http://schemas.openxmlformats.org/officeDocument/2006/relationships/image" Target="media/image3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1DFB919-D380-E04D-A3E4-B8AA832C0809}"/>
      </w:docPartPr>
      <w:docPartBody>
        <w:p w:rsidR="00986EF7" w:rsidRDefault="0015009E">
          <w:r w:rsidRPr="001D2731">
            <w:rPr>
              <w:rStyle w:val="PlaceholderText"/>
            </w:rPr>
            <w:t>Click or tap here to enter text.</w:t>
          </w:r>
        </w:p>
      </w:docPartBody>
    </w:docPart>
    <w:docPart>
      <w:docPartPr>
        <w:name w:val="445EADCF7AD940C59F125632AC7C00AD"/>
        <w:category>
          <w:name w:val="General"/>
          <w:gallery w:val="placeholder"/>
        </w:category>
        <w:types>
          <w:type w:val="bbPlcHdr"/>
        </w:types>
        <w:behaviors>
          <w:behavior w:val="content"/>
        </w:behaviors>
        <w:guid w:val="{8F03CC73-FCC4-4506-906A-A144CB3BE8DA}"/>
      </w:docPartPr>
      <w:docPartBody>
        <w:p w:rsidR="001132D5" w:rsidRDefault="00363467" w:rsidP="00363467">
          <w:pPr>
            <w:pStyle w:val="445EADCF7AD940C59F125632AC7C00AD"/>
          </w:pPr>
          <w:r w:rsidRPr="001D2731">
            <w:rPr>
              <w:rStyle w:val="PlaceholderText"/>
            </w:rPr>
            <w:t>Click or tap here to enter text.</w:t>
          </w:r>
        </w:p>
      </w:docPartBody>
    </w:docPart>
    <w:docPart>
      <w:docPartPr>
        <w:name w:val="4BE6E116DBDB4E68AADC4E82755198E2"/>
        <w:category>
          <w:name w:val="General"/>
          <w:gallery w:val="placeholder"/>
        </w:category>
        <w:types>
          <w:type w:val="bbPlcHdr"/>
        </w:types>
        <w:behaviors>
          <w:behavior w:val="content"/>
        </w:behaviors>
        <w:guid w:val="{76D6D7BA-132A-4C60-8CFE-6B460AC152C1}"/>
      </w:docPartPr>
      <w:docPartBody>
        <w:p w:rsidR="001132D5" w:rsidRDefault="00363467" w:rsidP="00363467">
          <w:pPr>
            <w:pStyle w:val="4BE6E116DBDB4E68AADC4E82755198E2"/>
          </w:pPr>
          <w:r w:rsidRPr="001D2731">
            <w:rPr>
              <w:rStyle w:val="PlaceholderText"/>
            </w:rPr>
            <w:t>Click or tap here to enter text.</w:t>
          </w:r>
        </w:p>
      </w:docPartBody>
    </w:docPart>
    <w:docPart>
      <w:docPartPr>
        <w:name w:val="B15C3D6320A54A3680131BC511B16FF6"/>
        <w:category>
          <w:name w:val="General"/>
          <w:gallery w:val="placeholder"/>
        </w:category>
        <w:types>
          <w:type w:val="bbPlcHdr"/>
        </w:types>
        <w:behaviors>
          <w:behavior w:val="content"/>
        </w:behaviors>
        <w:guid w:val="{2E63C2B5-5FA6-4223-A3FC-1B33F5789E47}"/>
      </w:docPartPr>
      <w:docPartBody>
        <w:p w:rsidR="001132D5" w:rsidRDefault="00363467" w:rsidP="00363467">
          <w:pPr>
            <w:pStyle w:val="B15C3D6320A54A3680131BC511B16FF6"/>
          </w:pPr>
          <w:r w:rsidRPr="001D2731">
            <w:rPr>
              <w:rStyle w:val="PlaceholderText"/>
            </w:rPr>
            <w:t>Click or tap here to enter text.</w:t>
          </w:r>
        </w:p>
      </w:docPartBody>
    </w:docPart>
    <w:docPart>
      <w:docPartPr>
        <w:name w:val="BE5F7D5D71DA488A99B7B4ADEC84FC87"/>
        <w:category>
          <w:name w:val="General"/>
          <w:gallery w:val="placeholder"/>
        </w:category>
        <w:types>
          <w:type w:val="bbPlcHdr"/>
        </w:types>
        <w:behaviors>
          <w:behavior w:val="content"/>
        </w:behaviors>
        <w:guid w:val="{2174008E-F35F-4B5E-B3BF-3D8E0E8BF600}"/>
      </w:docPartPr>
      <w:docPartBody>
        <w:p w:rsidR="001132D5" w:rsidRDefault="00363467" w:rsidP="00363467">
          <w:pPr>
            <w:pStyle w:val="BE5F7D5D71DA488A99B7B4ADEC84FC87"/>
          </w:pPr>
          <w:r w:rsidRPr="001D2731">
            <w:rPr>
              <w:rStyle w:val="PlaceholderText"/>
            </w:rPr>
            <w:t>Click or tap here to enter text.</w:t>
          </w:r>
        </w:p>
      </w:docPartBody>
    </w:docPart>
    <w:docPart>
      <w:docPartPr>
        <w:name w:val="31A15FA4580B4851BE6FA964A562CCE7"/>
        <w:category>
          <w:name w:val="General"/>
          <w:gallery w:val="placeholder"/>
        </w:category>
        <w:types>
          <w:type w:val="bbPlcHdr"/>
        </w:types>
        <w:behaviors>
          <w:behavior w:val="content"/>
        </w:behaviors>
        <w:guid w:val="{48C1AE8B-FF58-4D9C-841E-7D3ED35D75DD}"/>
      </w:docPartPr>
      <w:docPartBody>
        <w:p w:rsidR="001132D5" w:rsidRDefault="00363467" w:rsidP="00363467">
          <w:pPr>
            <w:pStyle w:val="31A15FA4580B4851BE6FA964A562CCE7"/>
          </w:pPr>
          <w:r w:rsidRPr="001D2731">
            <w:rPr>
              <w:rStyle w:val="PlaceholderText"/>
            </w:rPr>
            <w:t>Click or tap here to enter text.</w:t>
          </w:r>
        </w:p>
      </w:docPartBody>
    </w:docPart>
    <w:docPart>
      <w:docPartPr>
        <w:name w:val="D535EA1EFEA0483FBA6BBE3E1DDA5739"/>
        <w:category>
          <w:name w:val="General"/>
          <w:gallery w:val="placeholder"/>
        </w:category>
        <w:types>
          <w:type w:val="bbPlcHdr"/>
        </w:types>
        <w:behaviors>
          <w:behavior w:val="content"/>
        </w:behaviors>
        <w:guid w:val="{22476A57-8DCE-49AE-9EEE-F16B7FF16FC7}"/>
      </w:docPartPr>
      <w:docPartBody>
        <w:p w:rsidR="00991EE3" w:rsidRDefault="00AF1AE1" w:rsidP="00AF1AE1">
          <w:pPr>
            <w:pStyle w:val="32AAD2AEBF944CDBB44DEB8C5CD541F1"/>
          </w:pPr>
          <w:r w:rsidRPr="001D2731">
            <w:rPr>
              <w:rStyle w:val="PlaceholderText"/>
            </w:rPr>
            <w:t>Click or tap here to enter text.</w:t>
          </w:r>
        </w:p>
      </w:docPartBody>
    </w:docPart>
    <w:docPart>
      <w:docPartPr>
        <w:name w:val="5EFE562168064D76BA10A9865BF1B92C"/>
        <w:category>
          <w:name w:val="General"/>
          <w:gallery w:val="placeholder"/>
        </w:category>
        <w:types>
          <w:type w:val="bbPlcHdr"/>
        </w:types>
        <w:behaviors>
          <w:behavior w:val="content"/>
        </w:behaviors>
        <w:guid w:val="{68DA62C4-4324-44C8-B383-D31AFDA21B82}"/>
      </w:docPartPr>
      <w:docPartBody>
        <w:p w:rsidR="00991EE3" w:rsidRDefault="00AF1AE1" w:rsidP="00AF1AE1">
          <w:r w:rsidRPr="001D2731">
            <w:rPr>
              <w:rStyle w:val="PlaceholderText"/>
            </w:rPr>
            <w:t>Click or tap here to enter text.</w:t>
          </w:r>
        </w:p>
      </w:docPartBody>
    </w:docPart>
    <w:docPart>
      <w:docPartPr>
        <w:name w:val="E0E518D92ABC46A298C9BD5E62AF3D5B"/>
        <w:category>
          <w:name w:val="General"/>
          <w:gallery w:val="placeholder"/>
        </w:category>
        <w:types>
          <w:type w:val="bbPlcHdr"/>
        </w:types>
        <w:behaviors>
          <w:behavior w:val="content"/>
        </w:behaviors>
        <w:guid w:val="{24DE4552-7E49-40B2-B42B-59EE7C504BD5}"/>
      </w:docPartPr>
      <w:docPartBody>
        <w:p w:rsidR="00991EE3" w:rsidRDefault="00AF1AE1" w:rsidP="00AF1AE1">
          <w:r w:rsidRPr="001D2731">
            <w:rPr>
              <w:rStyle w:val="PlaceholderText"/>
            </w:rPr>
            <w:t>Click or tap here to enter text.</w:t>
          </w:r>
        </w:p>
      </w:docPartBody>
    </w:docPart>
    <w:docPart>
      <w:docPartPr>
        <w:name w:val="AC08B7BBC5BA4F66A63C4751591A79FE"/>
        <w:category>
          <w:name w:val="General"/>
          <w:gallery w:val="placeholder"/>
        </w:category>
        <w:types>
          <w:type w:val="bbPlcHdr"/>
        </w:types>
        <w:behaviors>
          <w:behavior w:val="content"/>
        </w:behaviors>
        <w:guid w:val="{8A0E65A1-DC82-428A-86B9-AEE38F281AB4}"/>
      </w:docPartPr>
      <w:docPartBody>
        <w:p w:rsidR="00991EE3" w:rsidRDefault="00AF1AE1" w:rsidP="00AF1AE1">
          <w:r w:rsidRPr="001D2731">
            <w:rPr>
              <w:rStyle w:val="PlaceholderText"/>
            </w:rPr>
            <w:t>Click or tap here to enter text.</w:t>
          </w:r>
        </w:p>
      </w:docPartBody>
    </w:docPart>
    <w:docPart>
      <w:docPartPr>
        <w:name w:val="056F9BEF0A40408FA495A563E8C3E12F"/>
        <w:category>
          <w:name w:val="General"/>
          <w:gallery w:val="placeholder"/>
        </w:category>
        <w:types>
          <w:type w:val="bbPlcHdr"/>
        </w:types>
        <w:behaviors>
          <w:behavior w:val="content"/>
        </w:behaviors>
        <w:guid w:val="{3F01BF1F-4056-4086-B7C4-6FF19CFFD2DF}"/>
      </w:docPartPr>
      <w:docPartBody>
        <w:p w:rsidR="008D02EB" w:rsidRDefault="00BE4FF6" w:rsidP="00BE4FF6">
          <w:pPr>
            <w:pStyle w:val="056F9BEF0A40408FA495A563E8C3E12F"/>
          </w:pPr>
          <w:r w:rsidRPr="001D2731">
            <w:rPr>
              <w:rStyle w:val="PlaceholderText"/>
            </w:rPr>
            <w:t>Click or tap here to enter text.</w:t>
          </w:r>
        </w:p>
      </w:docPartBody>
    </w:docPart>
    <w:docPart>
      <w:docPartPr>
        <w:name w:val="8D30D728A7B449058403BD7B36FD7620"/>
        <w:category>
          <w:name w:val="General"/>
          <w:gallery w:val="placeholder"/>
        </w:category>
        <w:types>
          <w:type w:val="bbPlcHdr"/>
        </w:types>
        <w:behaviors>
          <w:behavior w:val="content"/>
        </w:behaviors>
        <w:guid w:val="{8B2534C5-95FC-454F-85EE-444091FD0CC5}"/>
      </w:docPartPr>
      <w:docPartBody>
        <w:p w:rsidR="008D02EB" w:rsidRDefault="00BE4FF6" w:rsidP="00BE4FF6">
          <w:pPr>
            <w:pStyle w:val="8D30D728A7B449058403BD7B36FD7620"/>
          </w:pPr>
          <w:r w:rsidRPr="001D2731">
            <w:rPr>
              <w:rStyle w:val="PlaceholderText"/>
            </w:rPr>
            <w:t>Click or tap here to enter text.</w:t>
          </w:r>
        </w:p>
      </w:docPartBody>
    </w:docPart>
    <w:docPart>
      <w:docPartPr>
        <w:name w:val="DC2F8CC797D1485BA3F7195048B67235"/>
        <w:category>
          <w:name w:val="General"/>
          <w:gallery w:val="placeholder"/>
        </w:category>
        <w:types>
          <w:type w:val="bbPlcHdr"/>
        </w:types>
        <w:behaviors>
          <w:behavior w:val="content"/>
        </w:behaviors>
        <w:guid w:val="{23B17186-6CD4-43A9-A155-CEAE0A25742B}"/>
      </w:docPartPr>
      <w:docPartBody>
        <w:p w:rsidR="008D02EB" w:rsidRDefault="00BE4FF6" w:rsidP="00BE4FF6">
          <w:pPr>
            <w:pStyle w:val="DC2F8CC797D1485BA3F7195048B67235"/>
          </w:pPr>
          <w:r w:rsidRPr="001D2731">
            <w:rPr>
              <w:rStyle w:val="PlaceholderText"/>
            </w:rPr>
            <w:t>Click or tap here to enter text.</w:t>
          </w:r>
        </w:p>
      </w:docPartBody>
    </w:docPart>
    <w:docPart>
      <w:docPartPr>
        <w:name w:val="16FB0CE7FD6D4860B0A627AB589E9C4C"/>
        <w:category>
          <w:name w:val="General"/>
          <w:gallery w:val="placeholder"/>
        </w:category>
        <w:types>
          <w:type w:val="bbPlcHdr"/>
        </w:types>
        <w:behaviors>
          <w:behavior w:val="content"/>
        </w:behaviors>
        <w:guid w:val="{7D0B62DB-EBB1-45ED-AA43-9149B55036A3}"/>
      </w:docPartPr>
      <w:docPartBody>
        <w:p w:rsidR="008D02EB" w:rsidRDefault="00BE4FF6" w:rsidP="00BE4FF6">
          <w:pPr>
            <w:pStyle w:val="16FB0CE7FD6D4860B0A627AB589E9C4C"/>
          </w:pPr>
          <w:r w:rsidRPr="001D2731">
            <w:rPr>
              <w:rStyle w:val="PlaceholderText"/>
            </w:rPr>
            <w:t>Click or tap here to enter text.</w:t>
          </w:r>
        </w:p>
      </w:docPartBody>
    </w:docPart>
    <w:docPart>
      <w:docPartPr>
        <w:name w:val="AEC7E0C3F49D4DEFB5E445260B7443DF"/>
        <w:category>
          <w:name w:val="General"/>
          <w:gallery w:val="placeholder"/>
        </w:category>
        <w:types>
          <w:type w:val="bbPlcHdr"/>
        </w:types>
        <w:behaviors>
          <w:behavior w:val="content"/>
        </w:behaviors>
        <w:guid w:val="{87F221C1-54C9-464A-A868-E25E1605E0DC}"/>
      </w:docPartPr>
      <w:docPartBody>
        <w:p w:rsidR="008D02EB" w:rsidRDefault="00BE4FF6" w:rsidP="00BE4FF6">
          <w:pPr>
            <w:pStyle w:val="AEC7E0C3F49D4DEFB5E445260B7443DF"/>
          </w:pPr>
          <w:r w:rsidRPr="001D2731">
            <w:rPr>
              <w:rStyle w:val="PlaceholderText"/>
            </w:rPr>
            <w:t>Click or tap here to enter text.</w:t>
          </w:r>
        </w:p>
      </w:docPartBody>
    </w:docPart>
    <w:docPart>
      <w:docPartPr>
        <w:name w:val="EBBF2D98D7294970A4C9C27CF7581530"/>
        <w:category>
          <w:name w:val="General"/>
          <w:gallery w:val="placeholder"/>
        </w:category>
        <w:types>
          <w:type w:val="bbPlcHdr"/>
        </w:types>
        <w:behaviors>
          <w:behavior w:val="content"/>
        </w:behaviors>
        <w:guid w:val="{06FF984C-80B2-4C53-BD61-90100753BE09}"/>
      </w:docPartPr>
      <w:docPartBody>
        <w:p w:rsidR="00231F93" w:rsidRDefault="00CD5483" w:rsidP="00CD5483">
          <w:pPr>
            <w:pStyle w:val="EBBF2D98D7294970A4C9C27CF7581530"/>
          </w:pPr>
          <w:r w:rsidRPr="001D2731">
            <w:rPr>
              <w:rStyle w:val="PlaceholderText"/>
            </w:rPr>
            <w:t>Click or tap here to enter text.</w:t>
          </w:r>
        </w:p>
      </w:docPartBody>
    </w:docPart>
    <w:docPart>
      <w:docPartPr>
        <w:name w:val="6F34B445C8A242E3978B4FF958E13161"/>
        <w:category>
          <w:name w:val="General"/>
          <w:gallery w:val="placeholder"/>
        </w:category>
        <w:types>
          <w:type w:val="bbPlcHdr"/>
        </w:types>
        <w:behaviors>
          <w:behavior w:val="content"/>
        </w:behaviors>
        <w:guid w:val="{C2EA4CB6-DEAB-49EE-86FA-2A03A7F75DDC}"/>
      </w:docPartPr>
      <w:docPartBody>
        <w:p w:rsidR="00231F93" w:rsidRDefault="00CD5483" w:rsidP="00CD5483">
          <w:pPr>
            <w:pStyle w:val="6F34B445C8A242E3978B4FF958E13161"/>
          </w:pPr>
          <w:r w:rsidRPr="001D27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9E"/>
    <w:rsid w:val="00002B9C"/>
    <w:rsid w:val="00025C1C"/>
    <w:rsid w:val="0008629E"/>
    <w:rsid w:val="00102ED8"/>
    <w:rsid w:val="001132D5"/>
    <w:rsid w:val="0015009E"/>
    <w:rsid w:val="0016527D"/>
    <w:rsid w:val="00183F2E"/>
    <w:rsid w:val="001B4B8A"/>
    <w:rsid w:val="001D4FA7"/>
    <w:rsid w:val="00231F93"/>
    <w:rsid w:val="00256650"/>
    <w:rsid w:val="002662E4"/>
    <w:rsid w:val="002A1E24"/>
    <w:rsid w:val="003034E2"/>
    <w:rsid w:val="00312450"/>
    <w:rsid w:val="003315FB"/>
    <w:rsid w:val="0034211A"/>
    <w:rsid w:val="003447F8"/>
    <w:rsid w:val="00354E4A"/>
    <w:rsid w:val="00363467"/>
    <w:rsid w:val="003D4B38"/>
    <w:rsid w:val="003F22CD"/>
    <w:rsid w:val="00417F1A"/>
    <w:rsid w:val="004324F0"/>
    <w:rsid w:val="00487819"/>
    <w:rsid w:val="004912DC"/>
    <w:rsid w:val="00494C93"/>
    <w:rsid w:val="004C64D3"/>
    <w:rsid w:val="004D4714"/>
    <w:rsid w:val="005356DD"/>
    <w:rsid w:val="005D16A5"/>
    <w:rsid w:val="00637280"/>
    <w:rsid w:val="00651DF4"/>
    <w:rsid w:val="00662A9B"/>
    <w:rsid w:val="006A7C7C"/>
    <w:rsid w:val="006F29B5"/>
    <w:rsid w:val="00776140"/>
    <w:rsid w:val="007A1503"/>
    <w:rsid w:val="007B6943"/>
    <w:rsid w:val="0083000F"/>
    <w:rsid w:val="00847028"/>
    <w:rsid w:val="008905DB"/>
    <w:rsid w:val="00895D78"/>
    <w:rsid w:val="008A6B25"/>
    <w:rsid w:val="008D02EB"/>
    <w:rsid w:val="008D51E1"/>
    <w:rsid w:val="00900AC7"/>
    <w:rsid w:val="00986EF7"/>
    <w:rsid w:val="00991EE3"/>
    <w:rsid w:val="009C4519"/>
    <w:rsid w:val="009E02A9"/>
    <w:rsid w:val="00AA042E"/>
    <w:rsid w:val="00AC66E8"/>
    <w:rsid w:val="00AC7E02"/>
    <w:rsid w:val="00AF136B"/>
    <w:rsid w:val="00AF1AE1"/>
    <w:rsid w:val="00B253B5"/>
    <w:rsid w:val="00B410CB"/>
    <w:rsid w:val="00B7314E"/>
    <w:rsid w:val="00BD557A"/>
    <w:rsid w:val="00BD55A8"/>
    <w:rsid w:val="00BE4FF6"/>
    <w:rsid w:val="00C81BAD"/>
    <w:rsid w:val="00C966C8"/>
    <w:rsid w:val="00CC1BF1"/>
    <w:rsid w:val="00CC1F85"/>
    <w:rsid w:val="00CD5483"/>
    <w:rsid w:val="00CE0738"/>
    <w:rsid w:val="00CF3E71"/>
    <w:rsid w:val="00D24F02"/>
    <w:rsid w:val="00D364D7"/>
    <w:rsid w:val="00D637B8"/>
    <w:rsid w:val="00D66539"/>
    <w:rsid w:val="00DA1790"/>
    <w:rsid w:val="00DD7E5A"/>
    <w:rsid w:val="00E02E36"/>
    <w:rsid w:val="00E22031"/>
    <w:rsid w:val="00E57DF5"/>
    <w:rsid w:val="00E6278B"/>
    <w:rsid w:val="00E65067"/>
    <w:rsid w:val="00E85802"/>
    <w:rsid w:val="00EB3000"/>
    <w:rsid w:val="00EC1A43"/>
    <w:rsid w:val="00FB4D6D"/>
    <w:rsid w:val="00FF5D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042E"/>
    <w:rPr>
      <w:color w:val="666666"/>
    </w:rPr>
  </w:style>
  <w:style w:type="paragraph" w:customStyle="1" w:styleId="445EADCF7AD940C59F125632AC7C00AD">
    <w:name w:val="445EADCF7AD940C59F125632AC7C00AD"/>
    <w:rsid w:val="00363467"/>
    <w:pPr>
      <w:spacing w:line="259" w:lineRule="auto"/>
    </w:pPr>
    <w:rPr>
      <w:kern w:val="0"/>
      <w:sz w:val="22"/>
      <w:szCs w:val="22"/>
      <w14:ligatures w14:val="none"/>
    </w:rPr>
  </w:style>
  <w:style w:type="paragraph" w:customStyle="1" w:styleId="4BE6E116DBDB4E68AADC4E82755198E2">
    <w:name w:val="4BE6E116DBDB4E68AADC4E82755198E2"/>
    <w:rsid w:val="00363467"/>
    <w:pPr>
      <w:spacing w:line="259" w:lineRule="auto"/>
    </w:pPr>
    <w:rPr>
      <w:kern w:val="0"/>
      <w:sz w:val="22"/>
      <w:szCs w:val="22"/>
      <w14:ligatures w14:val="none"/>
    </w:rPr>
  </w:style>
  <w:style w:type="paragraph" w:customStyle="1" w:styleId="B15C3D6320A54A3680131BC511B16FF6">
    <w:name w:val="B15C3D6320A54A3680131BC511B16FF6"/>
    <w:rsid w:val="00363467"/>
    <w:pPr>
      <w:spacing w:line="259" w:lineRule="auto"/>
    </w:pPr>
    <w:rPr>
      <w:kern w:val="0"/>
      <w:sz w:val="22"/>
      <w:szCs w:val="22"/>
      <w14:ligatures w14:val="none"/>
    </w:rPr>
  </w:style>
  <w:style w:type="paragraph" w:customStyle="1" w:styleId="BE5F7D5D71DA488A99B7B4ADEC84FC87">
    <w:name w:val="BE5F7D5D71DA488A99B7B4ADEC84FC87"/>
    <w:rsid w:val="00363467"/>
    <w:pPr>
      <w:spacing w:line="259" w:lineRule="auto"/>
    </w:pPr>
    <w:rPr>
      <w:kern w:val="0"/>
      <w:sz w:val="22"/>
      <w:szCs w:val="22"/>
      <w14:ligatures w14:val="none"/>
    </w:rPr>
  </w:style>
  <w:style w:type="paragraph" w:customStyle="1" w:styleId="31A15FA4580B4851BE6FA964A562CCE7">
    <w:name w:val="31A15FA4580B4851BE6FA964A562CCE7"/>
    <w:rsid w:val="00363467"/>
    <w:pPr>
      <w:spacing w:line="259" w:lineRule="auto"/>
    </w:pPr>
    <w:rPr>
      <w:kern w:val="0"/>
      <w:sz w:val="22"/>
      <w:szCs w:val="22"/>
      <w14:ligatures w14:val="none"/>
    </w:rPr>
  </w:style>
  <w:style w:type="paragraph" w:customStyle="1" w:styleId="32AAD2AEBF944CDBB44DEB8C5CD541F1">
    <w:name w:val="32AAD2AEBF944CDBB44DEB8C5CD541F1"/>
    <w:rsid w:val="00AF1AE1"/>
    <w:pPr>
      <w:spacing w:line="259" w:lineRule="auto"/>
    </w:pPr>
    <w:rPr>
      <w:kern w:val="0"/>
      <w:sz w:val="22"/>
      <w:szCs w:val="22"/>
      <w14:ligatures w14:val="none"/>
    </w:rPr>
  </w:style>
  <w:style w:type="paragraph" w:customStyle="1" w:styleId="056F9BEF0A40408FA495A563E8C3E12F">
    <w:name w:val="056F9BEF0A40408FA495A563E8C3E12F"/>
    <w:rsid w:val="00BE4FF6"/>
    <w:pPr>
      <w:spacing w:line="259" w:lineRule="auto"/>
    </w:pPr>
    <w:rPr>
      <w:kern w:val="0"/>
      <w:sz w:val="22"/>
      <w:szCs w:val="22"/>
      <w14:ligatures w14:val="none"/>
    </w:rPr>
  </w:style>
  <w:style w:type="paragraph" w:customStyle="1" w:styleId="8D30D728A7B449058403BD7B36FD7620">
    <w:name w:val="8D30D728A7B449058403BD7B36FD7620"/>
    <w:rsid w:val="00BE4FF6"/>
    <w:pPr>
      <w:spacing w:line="259" w:lineRule="auto"/>
    </w:pPr>
    <w:rPr>
      <w:kern w:val="0"/>
      <w:sz w:val="22"/>
      <w:szCs w:val="22"/>
      <w14:ligatures w14:val="none"/>
    </w:rPr>
  </w:style>
  <w:style w:type="paragraph" w:customStyle="1" w:styleId="DC2F8CC797D1485BA3F7195048B67235">
    <w:name w:val="DC2F8CC797D1485BA3F7195048B67235"/>
    <w:rsid w:val="00BE4FF6"/>
    <w:pPr>
      <w:spacing w:line="259" w:lineRule="auto"/>
    </w:pPr>
    <w:rPr>
      <w:kern w:val="0"/>
      <w:sz w:val="22"/>
      <w:szCs w:val="22"/>
      <w14:ligatures w14:val="none"/>
    </w:rPr>
  </w:style>
  <w:style w:type="paragraph" w:customStyle="1" w:styleId="16FB0CE7FD6D4860B0A627AB589E9C4C">
    <w:name w:val="16FB0CE7FD6D4860B0A627AB589E9C4C"/>
    <w:rsid w:val="00BE4FF6"/>
    <w:pPr>
      <w:spacing w:line="259" w:lineRule="auto"/>
    </w:pPr>
    <w:rPr>
      <w:kern w:val="0"/>
      <w:sz w:val="22"/>
      <w:szCs w:val="22"/>
      <w14:ligatures w14:val="none"/>
    </w:rPr>
  </w:style>
  <w:style w:type="paragraph" w:customStyle="1" w:styleId="AEC7E0C3F49D4DEFB5E445260B7443DF">
    <w:name w:val="AEC7E0C3F49D4DEFB5E445260B7443DF"/>
    <w:rsid w:val="00BE4FF6"/>
    <w:pPr>
      <w:spacing w:line="259" w:lineRule="auto"/>
    </w:pPr>
    <w:rPr>
      <w:kern w:val="0"/>
      <w:sz w:val="22"/>
      <w:szCs w:val="22"/>
      <w14:ligatures w14:val="none"/>
    </w:rPr>
  </w:style>
  <w:style w:type="paragraph" w:customStyle="1" w:styleId="EBBF2D98D7294970A4C9C27CF7581530">
    <w:name w:val="EBBF2D98D7294970A4C9C27CF7581530"/>
    <w:rsid w:val="00CD5483"/>
    <w:pPr>
      <w:spacing w:line="259" w:lineRule="auto"/>
    </w:pPr>
    <w:rPr>
      <w:kern w:val="0"/>
      <w:sz w:val="22"/>
      <w:szCs w:val="22"/>
      <w14:ligatures w14:val="none"/>
    </w:rPr>
  </w:style>
  <w:style w:type="paragraph" w:customStyle="1" w:styleId="6F34B445C8A242E3978B4FF958E13161">
    <w:name w:val="6F34B445C8A242E3978B4FF958E13161"/>
    <w:rsid w:val="00CD5483"/>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036FF9-0C6F-D149-9629-2A01C2D581F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783846027"/>
    <we:property name="MENDELEY_CITATIONS" value="[{&quot;citationID&quot;:&quot;MENDELEY_CITATION_5394aee1-fff0-400d-b2f4-d999a85c95a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&quot;,&quot;citationItems&quot;:[{&quot;id&quot;:&quot;d2b2a4ca-6f36-3def-ab26-cfcd647f6775&quot;,&quot;itemData&quot;:{&quot;type&quot;:&quot;article-journal&quot;,&quot;id&quot;:&quot;d2b2a4ca-6f36-3def-ab26-cfcd647f6775&quot;,&quot;title&quot;:&quot;The Columbia–Suicide Severity Rating Scale: Initial Validity and Internal Consistency Findings From Three Multisite Studies With Adolescents and Adults&quot;,&quot;author&quot;:[{&quot;family&quot;:&quot;Posner&quot;,&quot;given&quot;:&quot;Kelly&quot;,&quot;parse-names&quot;:false,&quot;dropping-particle&quot;:&quot;&quot;,&quot;non-dropping-particle&quot;:&quot;&quot;},{&quot;family&quot;:&quot;Brown&quot;,&quot;given&quot;:&quot;Gregory K.&quot;,&quot;parse-names&quot;:false,&quot;dropping-particle&quot;:&quot;&quot;,&quot;non-dropping-particle&quot;:&quot;&quot;},{&quot;family&quot;:&quot;Stanley&quot;,&quot;given&quot;:&quot;Barbara&quot;,&quot;parse-names&quot;:false,&quot;dropping-particle&quot;:&quot;&quot;,&quot;non-dropping-particle&quot;:&quot;&quot;},{&quot;family&quot;:&quot;Brent&quot;,&quot;given&quot;:&quot;David A.&quot;,&quot;parse-names&quot;:false,&quot;dropping-particle&quot;:&quot;&quot;,&quot;non-dropping-particle&quot;:&quot;&quot;},{&quot;family&quot;:&quot;Yershova&quot;,&quot;given&quot;:&quot;Kseniya&quot;,&quot;parse-names&quot;:false,&quot;dropping-particle&quot;:&quot;V.&quot;,&quot;non-dropping-particle&quot;:&quot;&quot;},{&quot;family&quot;:&quot;Oquendo&quot;,&quot;given&quot;:&quot;Maria A.&quot;,&quot;parse-names&quot;:false,&quot;dropping-particle&quot;:&quot;&quot;,&quot;non-dropping-particle&quot;:&quot;&quot;},{&quot;family&quot;:&quot;Currier&quot;,&quot;given&quot;:&quot;Glenn W.&quot;,&quot;parse-names&quot;:false,&quot;dropping-particle&quot;:&quot;&quot;,&quot;non-dropping-particle&quot;:&quot;&quot;},{&quot;family&quot;:&quot;Melvin&quot;,&quot;given&quot;:&quot;Glenn A.&quot;,&quot;parse-names&quot;:false,&quot;dropping-particle&quot;:&quot;&quot;,&quot;non-dropping-particle&quot;:&quot;&quot;},{&quot;family&quot;:&quot;Greenhill&quot;,&quot;given&quot;:&quot;Laurence&quot;,&quot;parse-names&quot;:false,&quot;dropping-particle&quot;:&quot;&quot;,&quot;non-dropping-particle&quot;:&quot;&quot;},{&quot;family&quot;:&quot;Shen&quot;,&quot;given&quot;:&quot;Sa&quot;,&quot;parse-names&quot;:false,&quot;dropping-particle&quot;:&quot;&quot;,&quot;non-dropping-particle&quot;:&quot;&quot;},{&quot;family&quot;:&quot;Mann&quot;,&quot;given&quot;:&quot;J. John&quot;,&quot;parse-names&quot;:false,&quot;dropping-particle&quot;:&quot;&quot;,&quot;non-dropping-particle&quot;:&quot;&quot;}],&quot;container-title&quot;:&quot;American Journal of Psychiatry&quot;,&quot;DOI&quot;:&quot;10.1176/appi.ajp.2011.10111704&quot;,&quot;ISSN&quot;:&quot;0002-953X&quot;,&quot;issued&quot;:{&quot;date-parts&quot;:[[2011,12]]},&quot;page&quot;:&quot;1266-1277&quot;,&quot;issue&quot;:&quot;12&quot;,&quot;volume&quot;:&quot;168&quot;,&quot;container-title-short&quot;:&quot;&quot;},&quot;isTemporary&quot;:false},{&quot;id&quot;:&quot;cde5b78d-2f93-3b2d-bd8f-7d559cbbdbb8&quot;,&quot;itemData&quot;:{&quot;type&quot;:&quot;article-journal&quot;,&quot;id&quot;:&quot;cde5b78d-2f93-3b2d-bd8f-7d559cbbdbb8&quot;,&quot;title&quot;:&quot;Mapping the timescale of suicidal thinking&quot;,&quot;author&quot;:[{&quot;family&quot;:&quot;Coppersmith&quot;,&quot;given&quot;:&quot;Daniel D.L.&quot;,&quot;parse-names&quot;:false,&quot;dropping-particle&quot;:&quot;&quot;,&quot;non-dropping-particle&quot;:&quot;&quot;},{&quot;family&quot;:&quot;Ryan&quot;,&quot;given&quot;:&quot;Oisín&quot;,&quot;parse-names&quot;:false,&quot;dropping-particle&quot;:&quot;&quot;,&quot;non-dropping-particle&quot;:&quot;&quot;},{&quot;family&quot;:&quot;Fortgang&quot;,&quot;given&quot;:&quot;Rebecca G.&quot;,&quot;parse-names&quot;:false,&quot;dropping-particle&quot;:&quot;&quot;,&quot;non-dropping-particle&quot;:&quot;&quot;},{&quot;family&quot;:&quot;Millner&quot;,&quot;given&quot;:&quot;Alexander J.&quot;,&quot;parse-names&quot;:false,&quot;dropping-particle&quot;:&quot;&quot;,&quot;non-dropping-particle&quot;:&quot;&quot;},{&quot;family&quot;:&quot;Kleiman&quot;,&quot;given&quot;:&quot;Evan M.&quot;,&quot;parse-names&quot;:false,&quot;dropping-particle&quot;:&quot;&quot;,&quot;non-dropping-particle&quot;:&quot;&quot;},{&quot;family&quot;:&quot;Nock&quot;,&quot;given&quot;:&quot;Matthew K.&quot;,&quot;parse-names&quot;:false,&quot;dropping-particle&quot;:&quot;&quot;,&quot;non-dropping-particle&quot;:&quot;&quot;}],&quot;container-title&quot;:&quot;Proceedings of the National Academy of Sciences&quot;,&quot;DOI&quot;:&quot;10.1073/pnas.2215434120&quot;,&quot;ISSN&quot;:&quot;0027-8424&quot;,&quot;issued&quot;:{&quot;date-parts&quot;:[[2023,4,25]]},&quot;abstract&quot;:&quot;&lt;p&gt;This study aims to identify the timescale of suicidal thinking, leveraging real-time monitoring data and a number of different analytic approaches. Participants were 105 adults with past week suicidal thoughts who completed a 42-d real-time monitoring study (total number of observations = 20,255). Participants completed two forms of real-time assessments: traditional real-time assessments (spaced hours apart each day) and high-frequency assessments (spaced 10 min apart over 1 h). We found that suicidal thinking changes rapidly. Both descriptive statistics and Markov-switching models indicated that elevated states of suicidal thinking lasted on average 1 to 3 h. Individuals exhibited heterogeneity in how often and for how long they reported elevated suicidal thinking, and our analyses suggest that different aspects of suicidal thinking operated on different timescales. Continuous-time autoregressive models suggest that current suicidal intent is predictive of future intent levels for 2 to 3 h, while current suicidal desire is predictive of future suicidal desire levels for 20 h. Multiple models found that elevated suicidal intent has on average shorter duration than elevated suicidal desire. Finally, inferences about the within-person dynamics of suicidal thinking on the basis of statistical modeling were shown to depend on the frequency at which data was sampled. For example, traditional real-time assessments estimated the duration of severe suicidal states of suicidal desire as 9.5 h, whereas the high-frequency assessments shifted the estimated duration to 1.4 h.&lt;/p&gt;&quot;,&quot;issue&quot;:&quot;17&quot;,&quot;volume&quot;:&quot;120&quot;,&quot;container-title-short&quot;:&quot;&quot;},&quot;isTemporary&quot;:false},{&quot;id&quot;:&quot;c55a5cd5-20e3-31c4-bd8d-ee1d9340b7ae&quot;,&quot;itemData&quot;:{&quot;type&quot;:&quot;article-journal&quot;,&quot;id&quot;:&quot;c55a5cd5-20e3-31c4-bd8d-ee1d9340b7ae&quot;,&quot;title&quot;:&quot;Use of Ecological Momentary Assessment to Study Suicidal Thoughts and Behavior: a Systematic Review&quot;,&quot;author&quot;:[{&quot;family&quot;:&quot;Sedano-Capdevila&quot;,&quot;given&quot;:&quot;Alba&quot;,&quot;parse-names&quot;:false,&quot;dropping-particle&quot;:&quot;&quot;,&quot;non-dropping-particle&quot;:&quot;&quot;},{&quot;family&quot;:&quot;Porras-Segovia&quot;,&quot;given&quot;:&quot;Alejandro&quot;,&quot;parse-names&quot;:false,&quot;dropping-particle&quot;:&quot;&quot;,&quot;non-dropping-particle&quot;:&quot;&quot;},{&quot;family&quot;:&quot;Bello&quot;,&quot;given&quot;:&quot;Hugo J.&quot;,&quot;parse-names&quot;:false,&quot;dropping-particle&quot;:&quot;&quot;,&quot;non-dropping-particle&quot;:&quot;&quot;},{&quot;family&quot;:&quot;Baca-García&quot;,&quot;given&quot;:&quot;Enrique&quot;,&quot;parse-names&quot;:false,&quot;dropping-particle&quot;:&quot;&quot;,&quot;non-dropping-particle&quot;:&quot;&quot;},{&quot;family&quot;:&quot;Barrigon&quot;,&quot;given&quot;:&quot;Maria Luisa&quot;,&quot;parse-names&quot;:false,&quot;dropping-particle&quot;:&quot;&quot;,&quot;non-dropping-particle&quot;:&quot;&quot;}],&quot;container-title&quot;:&quot;Current Psychiatry Reports&quot;,&quot;DOI&quot;:&quot;10.1007/s11920-021-01255-7&quot;,&quot;ISSN&quot;:&quot;1523-3812&quot;,&quot;issued&quot;:{&quot;date-parts&quot;:[[2021,7,18]]},&quot;page&quot;:&quot;41&quot;,&quot;issue&quot;:&quot;7&quot;,&quot;volume&quot;:&quot;23&quot;,&quot;container-title-short&quot;:&quot;Curr Psychiatry Rep&quot;},&quot;isTemporary&quot;:false},{&quot;id&quot;:&quot;f4ad6632-0fc4-33f0-9b08-bc5d360970e2&quot;,&quot;itemData&quot;:{&quot;type&quot;:&quot;article-journal&quot;,&quot;id&quot;:&quot;f4ad6632-0fc4-33f0-9b08-bc5d360970e2&quot;,&quot;title&quot;:&quot;Short-term change and prediction of suicidal ideation among adolescents: a daily diary study following psychiatric hospitalization.&quot;,&quot;author&quot;:[{&quot;family&quot;:&quot;Czyz&quot;,&quot;given&quot;:&quot;Ewa K&quot;,&quot;parse-names&quot;:false,&quot;dropping-particle&quot;:&quot;&quot;,&quot;non-dropping-particle&quot;:&quot;&quot;},{&quot;family&quot;:&quot;Horwitz&quot;,&quot;given&quot;:&quot;Adam G&quot;,&quot;parse-names&quot;:false,&quot;dropping-particle&quot;:&quot;&quot;,&quot;non-dropping-particle&quot;:&quot;&quot;},{&quot;family&quot;:&quot;Arango&quot;,&quot;given&quot;:&quot;Alejandra&quot;,&quot;parse-names&quot;:false,&quot;dropping-particle&quot;:&quot;&quot;,&quot;non-dropping-particle&quot;:&quot;&quot;},{&quot;family&quot;:&quot;King&quot;,&quot;given&quot;:&quot;Cheryl A&quot;,&quot;parse-names&quot;:false,&quot;dropping-particle&quot;:&quot;&quot;,&quot;non-dropping-particle&quot;:&quot;&quot;}],&quot;container-title&quot;:&quot;Journal of child psychology and psychiatry, and allied disciplines&quot;,&quot;DOI&quot;:&quot;10.1111/jcpp.12974&quot;,&quot;ISSN&quot;:&quot;1469-7610&quot;,&quot;PMID&quot;:&quot;30246870&quot;,&quot;issued&quot;:{&quot;date-parts&quot;:[[2019,7]]},&quot;page&quot;:&quot;732-741&quot;,&quot;abstract&quot;:&quot;BACKGROUND Our understanding of suicidal ideation (SI) and its risk precursors is largely informed by studies spanning over wide time intervals (weeks, months, years). Little is known about SI as it occurs in daily lives of individuals at risk for suicide, the extent to which suicidal thoughts are dynamic over short periods of time, and the degree to which theoretically informed risk factors predict near-term SI. METHODS Thirty-four adolescents hospitalized due to last-month suicide attempt and/or last-week SI (76% female; ages 13-17) responded to daily surveys sent to their cell phones for four consecutive weeks after discharge (n = 652 observations). RESULTS There was notable variability in day-to-day SI, with half of ideation ratings changing at least one within-person standard deviation from one day to the next. Results of mixed effects models revealed concurrent (same-day), but not short-term prospective (next-day), associations between SI (frequency, duration, urge) and well-established predictors (connectedness, burdensomeness, hopelessness). However, synergistic effects of low connectedness with either high burdensomeness or high hopelessness were reliably associated with more severe same- and next-day suicidal ideation. CONCLUSIONS This study adds to emerging literature indicating that suicidal thoughts fluctuate considerably among individuals at risk for suicide, further extending it by focusing on adolescents in the critical posthospitalization period. Fostering high-risk adolescents' sense of connectedness to others may be an especially promising intervention target. Frequent assessment of SI and its predictors, independently and in combination, could help identify promising predictors of short-term risk and meaningful intervention targets in high-risk teens.&quot;,&quot;issue&quot;:&quot;7&quot;,&quot;volume&quot;:&quot;60&quot;,&quot;container-title-short&quot;:&quot;J Child Psychol Psychiatry&quot;},&quot;isTemporary&quot;:false},{&quot;id&quot;:&quot;bf0555cc-3893-3438-bcaa-c12975626298&quot;,&quot;itemData&quot;:{&quot;type&quot;:&quot;book&quot;,&quot;id&quot;:&quot;bf0555cc-3893-3438-bcaa-c12975626298&quot;,&quot;title&quot;:&quot;Suicidal Ideation&quot;,&quot;author&quot;:[{&quot;family&quot;:&quot;Harmer&quot;,&quot;given&quot;:&quot;Bonnie&quot;,&quot;parse-names&quot;:false,&quot;dropping-particle&quot;:&quot;&quot;,&quot;non-dropping-particle&quot;:&quot;&quot;},{&quot;family&quot;:&quot;Lee&quot;,&quot;given&quot;:&quot;Sarah&quot;,&quot;parse-names&quot;:false,&quot;dropping-particle&quot;:&quot;&quot;,&quot;non-dropping-particle&quot;:&quot;&quot;},{&quot;family&quot;:&quot;Rizvi&quot;,&quot;given&quot;:&quot;Abid&quot;,&quot;parse-names&quot;:false,&quot;dropping-particle&quot;:&quot;&quot;,&quot;non-dropping-particle&quot;:&quot;&quot;},{&quot;family&quot;:&quot;Saadabadi&quot;,&quot;given&quot;:&quot;Abdolreza&quot;,&quot;parse-names&quot;:false,&quot;dropping-particle&quot;:&quot;&quot;,&quot;non-dropping-particle&quot;:&quot;&quot;}],&quot;PMID&quot;:&quot;33351435&quot;,&quot;issued&quot;:{&quot;date-parts&quot;:[[2025]]},&quot;abstract&quot;:&quot;Suicide remains a significant public health issue in the United States, with the age-adjusted suicide rate reaching 14.1 per 100,000 population in 2021. Increasing concern exists regarding deaths categorized as unintentional falls or poisonings, both of which have risen, as they may be misclassified suicides. The age-adjusted suicide rate saw a 36.7% increase between 2000 and 2018. Notably, in the 10 to 24-year-old age group, suicide is the second leading cause of death. While the suicide rate in this demographic was stable from 2001 to 2007, an upward trend was observed through 2021. The suicide rate in the United States exhibits significant variations across different demographics. According to the Centers for Disease Control and Prevention (CDC), in 2021, the rate of suicide among men was 4 times higher than that among women. Additionally, individuals aged older than 85 experienced the highest rates of suicide. In the population aged 55 and older, the suicide rate increased with age among men, whereas the rate decreased with age among women. Substantial racial disparities are apparent in suicide rates, with the highest rate observed among American Indian and Alaska Native populations; in contrast, the lowest rate is found in Asians, with the rate among the former being approximately 4 times higher than the latter. According to the CDC, in 2021,12.3 million adults reported experiencing suicidal thoughts, 3.5 million adults made suicide plans, 1.7 million adults attempted suicide, and 48,183 individuals died by suicide. Suicidal ideation refers to thinking about or formulating plans for suicide. The ideation exists on a spectrum of intensity, beginning with a general desire to die that lacks any concrete method, plan, intention, or action and progressing to active suicidal ideation, which involves a detailed plan and a determined intent to act on the ideas. Suicidal ideation is closely associated with both suicidal attempts and deaths, serving as a significant risk factor for future suicide attempts. Suicidal thoughts and actions are often viewed as a single concept, whereas passive thinking, active planning, and actual behavior are seen as a continuous spectrum. Research indicates that some individuals attempt suicide without prior suicidal ideation, though this is debated due to potential underreporting post-attempt due to stigma. A helpful analogy is to view suicidal ideation as the more significant, unseen portion of an iceberg, with the act of suicide as the visible tip. This perspective emphasizes the need for early identification and targeted intervention of those with suicidal ideation to prevent progression to suicide. Assessing suicidal ideation is an early warning for subsequent suicidal acts and also offers valuable insights into the patient's level of suffering and their specific needs. This dual purpose underscores the importance of evaluating suicidal ideation comprehensively. Only a subset of patients with suicidal ideation will carry out the act. Nevertheless, suicidal ideation accompanied by intention and a specific plan is a psychiatric emergency and needs to be aggressively managed. Given that 90% of individuals who die by suicide have a psychiatric illness, with the most common being mood disorder, recognizing suicidal ideation in patients presents a crucial opportunity for a thorough evaluation to understand their challenges, needs, and risk levels. Research shows that 80% of suicide victims had seen primary care clinicians within 1 year of their death, compared to just 25% to 30% who had consulted with psychiatric clinicians in that timeframe. Primary care clinicians are uniquely positioned to manage patients with suicidal ideation, assess suicide risk, and implement appropriate interventions.&quot;,&quot;container-title-short&quot;:&quot;&quot;},&quot;isTemporary&quot;:false}]},{&quot;citationID&quot;:&quot;MENDELEY_CITATION_ef405fcd-76db-4857-808f-8050928eaba1&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&quot;,&quot;citationItems&quot;:[{&quot;id&quot;:&quot;3d5379f4-06fb-3ed2-b6ec-73b644e9226c&quot;,&quot;itemData&quot;:{&quot;type&quot;:&quot;article-journal&quot;,&quot;id&quot;:&quot;3d5379f4-06fb-3ed2-b6ec-73b644e9226c&quot;,&quot;title&quot;:&quot;Ecological Momentary Assessments and Passive Sensing in the Prediction of Short-Term Suicidal Ideation in Young Adults&quot;,&quot;author&quot;:[{&quot;family&quot;:&quot;Czyz&quot;,&quot;given&quot;:&quot;Ewa K.&quot;,&quot;parse-names&quot;:false,&quot;dropping-particle&quot;:&quot;&quot;,&quot;non-dropping-particle&quot;:&quot;&quot;},{&quot;family&quot;:&quot;King&quot;,&quot;given&quot;:&quot;Cheryl A.&quot;,&quot;parse-names&quot;:false,&quot;dropping-particle&quot;:&quot;&quot;,&quot;non-dropping-particle&quot;:&quot;&quot;},{&quot;family&quot;:&quot;Al-Dajani&quot;,&quot;given&quot;:&quot;Nadia&quot;,&quot;parse-names&quot;:false,&quot;dropping-particle&quot;:&quot;&quot;,&quot;non-dropping-particle&quot;:&quot;&quot;},{&quot;family&quot;:&quot;Zimmermann&quot;,&quot;given&quot;:&quot;Lauren&quot;,&quot;parse-names&quot;:false,&quot;dropping-particle&quot;:&quot;&quot;,&quot;non-dropping-particle&quot;:&quot;&quot;},{&quot;family&quot;:&quot;Hong&quot;,&quot;given&quot;:&quot;Victor&quot;,&quot;parse-names&quot;:false,&quot;dropping-particle&quot;:&quot;&quot;,&quot;non-dropping-particle&quot;:&quot;&quot;},{&quot;family&quot;:&quot;Nahum-Shani&quot;,&quot;given&quot;:&quot;Inbal&quot;,&quot;parse-names&quot;:false,&quot;dropping-particle&quot;:&quot;&quot;,&quot;non-dropping-particle&quot;:&quot;&quot;}],&quot;container-title&quot;:&quot;JAMA Network Open&quot;,&quot;DOI&quot;:&quot;10.1001/jamanetworkopen.2023.28005&quot;,&quot;ISSN&quot;:&quot;2574-3805&quot;,&quot;issued&quot;:{&quot;date-parts&quot;:[[2023,8,8]]},&quot;page&quot;:&quot;e2328005&quot;,&quot;issue&quot;:&quot;8&quot;,&quot;volume&quot;:&quot;6&quot;,&quot;container-title-short&quot;:&quot;JAMA Netw Open&quot;},&quot;isTemporary&quot;:false}]},{&quot;citationID&quot;:&quot;MENDELEY_CITATION_26dd1ef3-7a7d-408f-8dc5-c619f069766d&quot;,&quot;properties&quot;:{&quot;noteIndex&quot;:0},&quot;isEdited&quot;:false,&quot;manualOverride&quot;:{&quot;isManuallyOverridden&quot;:false,&quot;citeprocText&quot;:&quot;&lt;sup&gt;7–9&lt;/sup&gt;&quot;,&quot;manualOverrideText&quot;:&quot;&quot;},&quot;citationTag&quot;:&quot;MENDELEY_CITATION_v3_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&quot;,&quot;citationItems&quot;:[{&quot;id&quot;:&quot;c961080b-f63f-32dd-a9cd-9fdef9de6363&quot;,&quot;itemData&quot;:{&quot;type&quot;:&quot;article-journal&quot;,&quot;id&quot;:&quot;c961080b-f63f-32dd-a9cd-9fdef9de6363&quot;,&quot;title&quot;:&quot;Don't Miss the Moment: A Systematic Review of Ecological Momentary Assessment in Suicide Research&quot;,&quot;author&quot;:[{&quot;family&quot;:&quot;Kivelä&quot;,&quot;given&quot;:&quot;Liia&quot;,&quot;parse-names&quot;:false,&quot;dropping-particle&quot;:&quot;&quot;,&quot;non-dropping-particle&quot;:&quot;&quot;},{&quot;family&quot;:&quot;Does&quot;,&quot;given&quot;:&quot;Willem A. J.&quot;,&quot;parse-names&quot;:false,&quot;dropping-particle&quot;:&quot;&quot;,&quot;non-dropping-particle&quot;:&quot;van der&quot;},{&quot;family&quot;:&quot;Riese&quot;,&quot;given&quot;:&quot;Harriëtte&quot;,&quot;parse-names&quot;:false,&quot;dropping-particle&quot;:&quot;&quot;,&quot;non-dropping-particle&quot;:&quot;&quot;},{&quot;family&quot;:&quot;Antypa&quot;,&quot;given&quot;:&quot;Niki&quot;,&quot;parse-names&quot;:false,&quot;dropping-particle&quot;:&quot;&quot;,&quot;non-dropping-particle&quot;:&quot;&quot;}],&quot;container-title&quot;:&quot;Frontiers in Digital Health&quot;,&quot;container-title-short&quot;:&quot;Front Digit Health&quot;,&quot;DOI&quot;:&quot;10.3389/fdgth.2022.876595&quot;,&quot;ISSN&quot;:&quot;2673-253X&quot;,&quot;issued&quot;:{&quot;date-parts&quot;:[[2022,5,6]]},&quot;abstract&quot;:&quot;&lt;p&gt;Suicide and suicide-related behaviors are prevalent yet notoriously difficult to predict. Specifically, short-term predictors and correlates of suicide risk remain largely unknown. Ecological momentary assessment (EMA) may be used to assess how suicidal thoughts and behaviors (STBs) unfold in real-world contexts. We conducted a systematic literature review of EMA studies in suicide research to assess (1) how EMA has been utilized in the study of STBs (i.e., methodology, findings), and (2) the feasibility, validity and safety of EMA in the study of STBs. We identified 45 articles, detailing 23 studies. Studies mainly focused on examining how known longitudinal predictors of suicidal ideation perform within shorter (hourly, daily) time frames. Recent studies have explored the prospects of digital phenotyping of individuals with suicidal ideation. The results indicate that suicidal ideation fluctuates substantially over time (hours, days), and that individuals with higher mean ideation also have more fluctuations. Higher suicidal ideation instability may represent a phenotypic indicator for increased suicide risk. Few studies succeeded in establishing prospective predictors of suicidal ideation beyond prior ideation itself. Some studies show negative affect, hopelessness and burdensomeness to predict increased ideation within-day, and sleep characteristics to impact next-day ideation. The feasibility of EMA is encouraging: agreement to participate in EMA research was moderate to high (median = 77%), and compliance rates similar to those in other clinical samples (median response rate = 70%). More individuals reported suicidal ideation through EMA than traditional (retrospective) self-report measures. Regarding safety, no evidence was found of systematic reactivity of mood or suicidal ideation to repeated assessments of STBs. In conclusion, suicidal ideation can fluctuate substantially over short periods of time, and EMA is a suitable method for capturing these fluctuations. Some specific predictors of subsequent ideation have been identified, but these findings warrant further replication. While repeated EMA assessments do not appear to result in systematic reactivity in STBs, participant burden and safety remains a consideration when studying high-risk populations. Considerations for designing and reporting on EMA studies in suicide research are discussed.&lt;/p&gt;&quot;,&quot;volume&quot;:&quot;4&quot;},&quot;isTemporary&quot;:false},{&quot;id&quot;:&quot;40411494-bd59-3df8-9fd7-fb6487c68436&quot;,&quot;itemData&quot;:{&quot;type&quot;:&quot;article-journal&quot;,&quot;id&quot;:&quot;40411494-bd59-3df8-9fd7-fb6487c68436&quot;,&quot;title&quot;:&quot;Use of Ecological Momentary Assessment to Study Suicidal Thoughts and Behavior: a Systematic Review&quot;,&quot;author&quot;:[{&quot;family&quot;:&quot;Sedano-Capdevila&quot;,&quot;given&quot;:&quot;Alba&quot;,&quot;parse-names&quot;:false,&quot;dropping-particle&quot;:&quot;&quot;,&quot;non-dropping-particle&quot;:&quot;&quot;},{&quot;family&quot;:&quot;Porras-Segovia&quot;,&quot;given&quot;:&quot;Alejandro&quot;,&quot;parse-names&quot;:false,&quot;dropping-particle&quot;:&quot;&quot;,&quot;non-dropping-particle&quot;:&quot;&quot;},{&quot;family&quot;:&quot;Bello&quot;,&quot;given&quot;:&quot;Hugo J.&quot;,&quot;parse-names&quot;:false,&quot;dropping-particle&quot;:&quot;&quot;,&quot;non-dropping-particle&quot;:&quot;&quot;},{&quot;family&quot;:&quot;Baca-García&quot;,&quot;given&quot;:&quot;Enrique&quot;,&quot;parse-names&quot;:false,&quot;dropping-particle&quot;:&quot;&quot;,&quot;non-dropping-particle&quot;:&quot;&quot;},{&quot;family&quot;:&quot;Barrigon&quot;,&quot;given&quot;:&quot;Maria Luisa&quot;,&quot;parse-names&quot;:false,&quot;dropping-particle&quot;:&quot;&quot;,&quot;non-dropping-particle&quot;:&quot;&quot;}],&quot;container-title&quot;:&quot;Current Psychiatry Reports&quot;,&quot;container-title-short&quot;:&quot;Curr Psychiatry Rep&quot;,&quot;DOI&quot;:&quot;10.1007/s11920-021-01255-7&quot;,&quot;ISSN&quot;:&quot;1523-3812&quot;,&quot;issued&quot;:{&quot;date-parts&quot;:[[2021,7,18]]},&quot;page&quot;:&quot;41&quot;,&quot;issue&quot;:&quot;7&quot;,&quot;volume&quot;:&quot;23&quot;},&quot;isTemporary&quot;:false},{&quot;id&quot;:&quot;a675225a-aecd-36b6-939a-40f9379f9b68&quot;,&quot;itemData&quot;:{&quot;type&quot;:&quot;article-journal&quot;,&quot;id&quot;:&quot;a675225a-aecd-36b6-939a-40f9379f9b68&quot;,&quot;title&quot;:&quot;Ecological Momentary Assessment: A Systematic Review of Validity Research&quot;,&quot;author&quot;:[{&quot;family&quot;:&quot;Stinson&quot;,&quot;given&quot;:&quot;Lesleigh&quot;,&quot;parse-names&quot;:false,&quot;dropping-particle&quot;:&quot;&quot;,&quot;non-dropping-particle&quot;:&quot;&quot;},{&quot;family&quot;:&quot;Liu&quot;,&quot;given&quot;:&quot;Yunchao&quot;,&quot;parse-names&quot;:false,&quot;dropping-particle&quot;:&quot;&quot;,&quot;non-dropping-particle&quot;:&quot;&quot;},{&quot;family&quot;:&quot;Dallery&quot;,&quot;given&quot;:&quot;Jesse&quot;,&quot;parse-names&quot;:false,&quot;dropping-particle&quot;:&quot;&quot;,&quot;non-dropping-particle&quot;:&quot;&quot;}],&quot;container-title&quot;:&quot;Perspectives on Behavior Science&quot;,&quot;container-title-short&quot;:&quot;Perspect Behav Sci&quot;,&quot;DOI&quot;:&quot;10.1007/s40614-022-00339-w&quot;,&quot;ISSN&quot;:&quot;2520-8969&quot;,&quot;issued&quot;:{&quot;date-parts&quot;:[[2022,6,6]]},&quot;page&quot;:&quot;469-493&quot;,&quot;issue&quot;:&quot;2&quot;,&quot;volume&quot;:&quot;45&quot;},&quot;isTemporary&quot;:false}]},{&quot;citationID&quot;:&quot;MENDELEY_CITATION_9d498d29-0344-414e-8a3a-a0b4d7dd55a3&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OWQ0OThkMjktMDM0NC00MTRlLThhM2EtYTBiNGQ3ZGQ1NWEzIiwicHJvcGVydGllcyI6eyJub3RlSW5kZXgiOjB9LCJpc0VkaXRlZCI6ZmFsc2UsIm1hbnVhbE92ZXJyaWRlIjp7ImlzTWFudWFsbHlPdmVycmlkZGVuIjpmYWxzZSwiY2l0ZXByb2NUZXh0IjoiPHN1cD4xMCwxMT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&quot;,&quot;citationItems&quot;:[{&quot;id&quot;:&quot;e3619de1-5e75-3f81-8fb1-812204244b2f&quot;,&quot;itemData&quot;:{&quot;type&quot;:&quot;article-journal&quot;,&quot;id&quot;:&quot;e3619de1-5e75-3f81-8fb1-812204244b2f&quot;,&quot;title&quot;:&quot;The death-implicit association test and suicide attempts: a systematic review and meta-analysis of discriminative and prospective utility&quot;,&quot;author&quot;:[{&quot;family&quot;:&quot;Sohn&quot;,&quot;given&quot;:&quot;Maya N.&quot;,&quot;parse-names&quot;:false,&quot;dropping-particle&quot;:&quot;&quot;,&quot;non-dropping-particle&quot;:&quot;&quot;},{&quot;family&quot;:&quot;McMorris&quot;,&quot;given&quot;:&quot;Carly A.&quot;,&quot;parse-names&quot;:false,&quot;dropping-particle&quot;:&quot;&quot;,&quot;non-dropping-particle&quot;:&quot;&quot;},{&quot;family&quot;:&quot;Bray&quot;,&quot;given&quot;:&quot;Signe&quot;,&quot;parse-names&quot;:false,&quot;dropping-particle&quot;:&quot;&quot;,&quot;non-dropping-particle&quot;:&quot;&quot;},{&quot;family&quot;:&quot;McGirr&quot;,&quot;given&quot;:&quot;Alexander&quot;,&quot;parse-names&quot;:false,&quot;dropping-particle&quot;:&quot;&quot;,&quot;non-dropping-particle&quot;:&quot;&quot;}],&quot;container-title&quot;:&quot;Psychological Medicine&quot;,&quot;container-title-short&quot;:&quot;Psychol Med&quot;,&quot;DOI&quot;:&quot;10.1017/S0033291721002117&quot;,&quot;ISSN&quot;:&quot;0033-2917&quot;,&quot;issued&quot;:{&quot;date-parts&quot;:[[2021,8,25]]},&quot;page&quot;:&quot;1789-1798&quot;,&quot;abstract&quot;:&quot;&lt;p&gt; Suicide risk assessment involves integrating patient disclosure of suicidal ideation and non-specific risk factors such as family history, past suicidal behaviour, and psychiatric symptoms. A death version of the implicit association test (D-IAT) has been developed to provide an objective measure of the degree to which the self is affiliated with life or death. However, this has inconsistently been associated with past and future suicidal behaviour. Here, we systematically review and quantitatively synthesize the literature examining the D-IAT and suicide attempts. We searched psychINFO, Medline, EMBASE, and the Cochrane Central Register of Controlled Trials (CENTRAL) from inception until 9 February 2021 to identify publications reporting D-IAT scores and suicide attempts (PROSPERO; CRD42020194394). Using random-effects models, we calculated standardized mean differences (SMD) and odds ratios (ORs) for retrospective suicide attempts. We then calculated ORs for future suicide attempts. ORs were dichotomized using a cutoff of zero representing equipoise between self-association with life and death. Eighteen studies met our inclusion criteria ( &lt;italic&gt;n&lt;/italic&gt; = 9551). The pooled SMD revealed higher D-IAT scores in individuals with a history of suicide attempt (SMD = 0.25, 95% CI 0.15 to 0.35); however, subgroup analyses demonstrated heterogeneity with acute care settings having lower effect sizes than community settings. Dichotomized D-IAT scores discriminated those with a history of suicide attempt from those without (OR 1.38 95% CI 1.01 to 1.89) and predicted suicide attempt over a six-month follow-up period (OR 2.99 95% CI 1.45 to 6.18; six studies, &lt;italic&gt;n =&lt;/italic&gt; 781). The D-IAT may have a supplementary role in suicide risk assessment; however, determination of acute suicide risk and related clinical decisions should not be based solely on D-IAT performance. &lt;/p&gt;&quot;,&quot;issue&quot;:&quot;11&quot;,&quot;volume&quot;:&quot;51&quot;},&quot;isTemporary&quot;:false},{&quot;id&quot;:&quot;4ec5b991-cfc4-3a6c-ad33-ebd91f18f9c3&quot;,&quot;itemData&quot;:{&quot;type&quot;:&quot;article-journal&quot;,&quot;id&quot;:&quot;4ec5b991-cfc4-3a6c-ad33-ebd91f18f9c3&quot;,&quot;title&quot;:&quot;Measuring individual differences in implicit cognition: The implicit association test.&quot;,&quot;author&quot;:[{&quot;family&quot;:&quot;Greenwald&quot;,&quot;given&quot;:&quot;Anthony G.&quot;,&quot;parse-names&quot;:false,&quot;dropping-particle&quot;:&quot;&quot;,&quot;non-dropping-particle&quot;:&quot;&quot;},{&quot;family&quot;:&quot;McGhee&quot;,&quot;given&quot;:&quot;Debbie E.&quot;,&quot;parse-names&quot;:false,&quot;dropping-particle&quot;:&quot;&quot;,&quot;non-dropping-particle&quot;:&quot;&quot;},{&quot;family&quot;:&quot;Schwartz&quot;,&quot;given&quot;:&quot;Jordan L. K.&quot;,&quot;parse-names&quot;:false,&quot;dropping-particle&quot;:&quot;&quot;,&quot;non-dropping-particle&quot;:&quot;&quot;}],&quot;container-title&quot;:&quot;Journal of Personality and Social Psychology&quot;,&quot;container-title-short&quot;:&quot;J Pers Soc Psychol&quot;,&quot;DOI&quot;:&quot;10.1037/0022-3514.74.6.1464&quot;,&quot;ISSN&quot;:&quot;1939-1315&quot;,&quot;issued&quot;:{&quot;date-parts&quot;:[[1998]]},&quot;page&quot;:&quot;1464-1480&quot;,&quot;issue&quot;:&quot;6&quot;,&quot;volume&quot;:&quot;74&quot;},&quot;isTemporary&quot;:false}]},{&quot;citationID&quot;:&quot;MENDELEY_CITATION_cf612196-9b7c-4a0b-9029-3846798c67c7&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&quot;,&quot;citationItems&quot;:[{&quot;id&quot;:&quot;e3619de1-5e75-3f81-8fb1-812204244b2f&quot;,&quot;itemData&quot;:{&quot;type&quot;:&quot;article-journal&quot;,&quot;id&quot;:&quot;e3619de1-5e75-3f81-8fb1-812204244b2f&quot;,&quot;title&quot;:&quot;The death-implicit association test and suicide attempts: a systematic review and meta-analysis of discriminative and prospective utility&quot;,&quot;author&quot;:[{&quot;family&quot;:&quot;Sohn&quot;,&quot;given&quot;:&quot;Maya N.&quot;,&quot;parse-names&quot;:false,&quot;dropping-particle&quot;:&quot;&quot;,&quot;non-dropping-particle&quot;:&quot;&quot;},{&quot;family&quot;:&quot;McMorris&quot;,&quot;given&quot;:&quot;Carly A.&quot;,&quot;parse-names&quot;:false,&quot;dropping-particle&quot;:&quot;&quot;,&quot;non-dropping-particle&quot;:&quot;&quot;},{&quot;family&quot;:&quot;Bray&quot;,&quot;given&quot;:&quot;Signe&quot;,&quot;parse-names&quot;:false,&quot;dropping-particle&quot;:&quot;&quot;,&quot;non-dropping-particle&quot;:&quot;&quot;},{&quot;family&quot;:&quot;McGirr&quot;,&quot;given&quot;:&quot;Alexander&quot;,&quot;parse-names&quot;:false,&quot;dropping-particle&quot;:&quot;&quot;,&quot;non-dropping-particle&quot;:&quot;&quot;}],&quot;container-title&quot;:&quot;Psychological Medicine&quot;,&quot;container-title-short&quot;:&quot;Psychol Med&quot;,&quot;DOI&quot;:&quot;10.1017/S0033291721002117&quot;,&quot;ISSN&quot;:&quot;0033-2917&quot;,&quot;issued&quot;:{&quot;date-parts&quot;:[[2021,8,25]]},&quot;page&quot;:&quot;1789-1798&quot;,&quot;abstract&quot;:&quot;&lt;p&gt; Suicide risk assessment involves integrating patient disclosure of suicidal ideation and non-specific risk factors such as family history, past suicidal behaviour, and psychiatric symptoms. A death version of the implicit association test (D-IAT) has been developed to provide an objective measure of the degree to which the self is affiliated with life or death. However, this has inconsistently been associated with past and future suicidal behaviour. Here, we systematically review and quantitatively synthesize the literature examining the D-IAT and suicide attempts. We searched psychINFO, Medline, EMBASE, and the Cochrane Central Register of Controlled Trials (CENTRAL) from inception until 9 February 2021 to identify publications reporting D-IAT scores and suicide attempts (PROSPERO; CRD42020194394). Using random-effects models, we calculated standardized mean differences (SMD) and odds ratios (ORs) for retrospective suicide attempts. We then calculated ORs for future suicide attempts. ORs were dichotomized using a cutoff of zero representing equipoise between self-association with life and death. Eighteen studies met our inclusion criteria ( &lt;italic&gt;n&lt;/italic&gt; = 9551). The pooled SMD revealed higher D-IAT scores in individuals with a history of suicide attempt (SMD = 0.25, 95% CI 0.15 to 0.35); however, subgroup analyses demonstrated heterogeneity with acute care settings having lower effect sizes than community settings. Dichotomized D-IAT scores discriminated those with a history of suicide attempt from those without (OR 1.38 95% CI 1.01 to 1.89) and predicted suicide attempt over a six-month follow-up period (OR 2.99 95% CI 1.45 to 6.18; six studies, &lt;italic&gt;n =&lt;/italic&gt; 781). The D-IAT may have a supplementary role in suicide risk assessment; however, determination of acute suicide risk and related clinical decisions should not be based solely on D-IAT performance. &lt;/p&gt;&quot;,&quot;issue&quot;:&quot;11&quot;,&quot;volume&quot;:&quot;51&quot;},&quot;isTemporary&quot;:false},{&quot;id&quot;:&quot;6afe1af9-933c-372e-8200-38ce2ec429d8&quot;,&quot;itemData&quot;:{&quot;type&quot;:&quot;article-journal&quot;,&quot;id&quot;:&quot;6afe1af9-933c-372e-8200-38ce2ec429d8&quot;,&quot;title&quot;:&quot;Measuring the Suicidal Mind&quot;,&quot;author&quot;:[{&quot;family&quot;:&quot;Nock&quot;,&quot;given&quot;:&quot;Matthew K.&quot;,&quot;parse-names&quot;:false,&quot;dropping-particle&quot;:&quot;&quot;,&quot;non-dropping-particle&quot;:&quot;&quot;},{&quot;family&quot;:&quot;Park&quot;,&quot;given&quot;:&quot;Jennifer M.&quot;,&quot;parse-names&quot;:false,&quot;dropping-particle&quot;:&quot;&quot;,&quot;non-dropping-particle&quot;:&quot;&quot;},{&quot;family&quot;:&quot;Finn&quot;,&quot;given&quot;:&quot;Christine T.&quot;,&quot;parse-names&quot;:false,&quot;dropping-particle&quot;:&quot;&quot;,&quot;non-dropping-particle&quot;:&quot;&quot;},{&quot;family&quot;:&quot;Deliberto&quot;,&quot;given&quot;:&quot;Tara L.&quot;,&quot;parse-names&quot;:false,&quot;dropping-particle&quot;:&quot;&quot;,&quot;non-dropping-particle&quot;:&quot;&quot;},{&quot;family&quot;:&quot;Dour&quot;,&quot;given&quot;:&quot;Halina J.&quot;,&quot;parse-names&quot;:false,&quot;dropping-particle&quot;:&quot;&quot;,&quot;non-dropping-particle&quot;:&quot;&quot;},{&quot;family&quot;:&quot;Banaji&quot;,&quot;given&quot;:&quot;Mahzarin R.&quot;,&quot;parse-names&quot;:false,&quot;dropping-particle&quot;:&quot;&quot;,&quot;non-dropping-particle&quot;:&quot;&quot;}],&quot;container-title&quot;:&quot;Psychological Science&quot;,&quot;container-title-short&quot;:&quot;Psychol Sci&quot;,&quot;DOI&quot;:&quot;10.1177/0956797610364762&quot;,&quot;ISSN&quot;:&quot;0956-7976&quot;,&quot;issued&quot;:{&quot;date-parts&quot;:[[2010,4,9]]},&quot;page&quot;:&quot;511-517&quot;,&quot;abstract&quot;:&quot;&lt;p&gt;Suicide is difficult to predict and prevent because people who consider killing themselves often are unwilling or unable to report their intentions. Advances in the measurement of implicit cognition provide an opportunity to test whether automatic associations of self with death can provide a behavioral marker for suicide risk. We measured implicit associations about death/suicide in 157 people seeking treatment at a psychiatric emergency department. Results confirmed that people who have attempted suicide hold a significantly stronger implicit association between death/suicide and self than do psychiatrically distressed individuals who have not attempted suicide. Moreover, the implicit association of death/suicide with self was associated with an approximately 6-fold increase in the odds of making a suicide attempt in the next 6 months, exceeding the predictive validity of known risk factors (e.g., depression, suicide-attempt history) and both patients’ and clinicians’ predictions. These results provide the first evidence of a behavioral marker for suicidal behavior and suggest that measures of implicit cognition may be useful for detecting and predicting sensitive clinical behaviors that are unlikely to be reported.&lt;/p&gt;&quot;,&quot;issue&quot;:&quot;4&quot;,&quot;volume&quot;:&quot;21&quot;},&quot;isTemporary&quot;:false}]},{&quot;citationID&quot;:&quot;MENDELEY_CITATION_151864b1-4fad-4328-a831-206449496ea2&quot;,&quot;properties&quot;:{&quot;noteIndex&quot;:0},&quot;isEdited&quot;:false,&quot;manualOverride&quot;:{&quot;isManuallyOverridden&quot;:false,&quot;citeprocText&quot;:&quot;&lt;sup&gt;13–15&lt;/sup&gt;&quot;,&quot;manualOverrideText&quot;:&quot;&quot;},&quot;citationTag&quot;:&quot;MENDELEY_CITATION_v3_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&quot;,&quot;citationItems&quot;:[{&quot;id&quot;:&quot;54bdf241-2de1-3507-8aaa-74ce34d74d99&quot;,&quot;itemData&quot;:{&quot;type&quot;:&quot;article-journal&quot;,&quot;id&quot;:&quot;54bdf241-2de1-3507-8aaa-74ce34d74d99&quot;,&quot;title&quot;:&quot;Modeling Response Times for Two-Choice Decisions&quot;,&quot;author&quot;:[{&quot;family&quot;:&quot;Ratcliff&quot;,&quot;given&quot;:&quot;Roger&quot;,&quot;parse-names&quot;:false,&quot;dropping-particle&quot;:&quot;&quot;,&quot;non-dropping-particle&quot;:&quot;&quot;},{&quot;family&quot;:&quot;Rouder&quot;,&quot;given&quot;:&quot;Jeffrey N.&quot;,&quot;parse-names&quot;:false,&quot;dropping-particle&quot;:&quot;&quot;,&quot;non-dropping-particle&quot;:&quot;&quot;}],&quot;container-title&quot;:&quot;Psychological Science&quot;,&quot;container-title-short&quot;:&quot;Psychol Sci&quot;,&quot;DOI&quot;:&quot;10.1111/1467-9280.00067&quot;,&quot;ISSN&quot;:&quot;0956-7976&quot;,&quot;issued&quot;:{&quot;date-parts&quot;:[[1998,9,1]]},&quot;page&quot;:&quot;347-356&quot;,&quot;abstract&quot;:&quot;&lt;p&gt;The diffusion model for two-choice real-time decisions is applied to four psychophysical tasks. The model reveals how stimulus information guides decisions and shows how the information is processed through time to yield sometimes correct and sometimes incorrect decisions. Rapid two-choice decisions yield multiple empirical measures: response times for correct and error responses, the probabilities of correct and error responses, and a variety of interactions between accuracy and response time that depend on instructions and task difficulty. The diffusion model can explain all these aspects of the data for the four experiments we present. The model correctly accounts for error response times, something previous models have failed to do. Variability within the decision process explains how errors are made, and variability across trials correctly predicts when errors are faster than correct responses and when they are slower.&lt;/p&gt;&quot;,&quot;issue&quot;:&quot;5&quot;,&quot;volume&quot;:&quot;9&quot;},&quot;isTemporary&quot;:false},{&quot;id&quot;:&quot;c67e1e5b-280f-348a-9db1-d2f98590ab65&quot;,&quot;itemData&quot;:{&quot;type&quot;:&quot;article-journal&quot;,&quot;id&quot;:&quot;c67e1e5b-280f-348a-9db1-d2f98590ab65&quot;,&quot;title&quot;:&quot;Conflict monitoring and cognitive control.&quot;,&quot;author&quot;:[{&quot;family&quot;:&quot;Botvinick&quot;,&quot;given&quot;:&quot;Matthew M.&quot;,&quot;parse-names&quot;:false,&quot;dropping-particle&quot;:&quot;&quot;,&quot;non-dropping-particle&quot;:&quot;&quot;},{&quot;family&quot;:&quot;Braver&quot;,&quot;given&quot;:&quot;Todd S.&quot;,&quot;parse-names&quot;:false,&quot;dropping-particle&quot;:&quot;&quot;,&quot;non-dropping-particle&quot;:&quot;&quot;},{&quot;family&quot;:&quot;Barch&quot;,&quot;given&quot;:&quot;Deanna M.&quot;,&quot;parse-names&quot;:false,&quot;dropping-particle&quot;:&quot;&quot;,&quot;non-dropping-particle&quot;:&quot;&quot;},{&quot;family&quot;:&quot;Carter&quot;,&quot;given&quot;:&quot;Cameron S.&quot;,&quot;parse-names&quot;:false,&quot;dropping-particle&quot;:&quot;&quot;,&quot;non-dropping-particle&quot;:&quot;&quot;},{&quot;family&quot;:&quot;Cohen&quot;,&quot;given&quot;:&quot;Jonathan D.&quot;,&quot;parse-names&quot;:false,&quot;dropping-particle&quot;:&quot;&quot;,&quot;non-dropping-particle&quot;:&quot;&quot;}],&quot;container-title&quot;:&quot;Psychological Review&quot;,&quot;container-title-short&quot;:&quot;Psychol Rev&quot;,&quot;DOI&quot;:&quot;10.1037/0033-295X.108.3.624&quot;,&quot;ISSN&quot;:&quot;1939-1471&quot;,&quot;issued&quot;:{&quot;date-parts&quot;:[[2001]]},&quot;page&quot;:&quot;624-652&quot;,&quot;issue&quot;:&quot;3&quot;,&quot;volume&quot;:&quot;108&quot;},&quot;isTemporary&quot;:false},{&quot;id&quot;:&quot;91e46b4a-6ad2-3c3c-8f43-e264e74adb1d&quot;,&quot;itemData&quot;:{&quot;type&quot;:&quot;article-journal&quot;,&quot;id&quot;:&quot;91e46b4a-6ad2-3c3c-8f43-e264e74adb1d&quot;,&quot;title&quot;:&quot;Dynamic Analysis of Learning in Behavioral Experiments&quot;,&quot;author&quot;:[{&quot;family&quot;:&quot;Smith&quot;,&quot;given&quot;:&quot;Anne C.&quot;,&quot;parse-names&quot;:false,&quot;dropping-particle&quot;:&quot;&quot;,&quot;non-dropping-particle&quot;:&quot;&quot;},{&quot;family&quot;:&quot;Frank&quot;,&quot;given&quot;:&quot;Loren M.&quot;,&quot;parse-names&quot;:false,&quot;dropping-particle&quot;:&quot;&quot;,&quot;non-dropping-particle&quot;:&quot;&quot;},{&quot;family&quot;:&quot;Wirth&quot;,&quot;given&quot;:&quot;Sylvia&quot;,&quot;parse-names&quot;:false,&quot;dropping-particle&quot;:&quot;&quot;,&quot;non-dropping-particle&quot;:&quot;&quot;},{&quot;family&quot;:&quot;Yanike&quot;,&quot;given&quot;:&quot;Marianna&quot;,&quot;parse-names&quot;:false,&quot;dropping-particle&quot;:&quot;&quot;,&quot;non-dropping-particle&quot;:&quot;&quot;},{&quot;family&quot;:&quot;Hu&quot;,&quot;given&quot;:&quot;Dan&quot;,&quot;parse-names&quot;:false,&quot;dropping-particle&quot;:&quot;&quot;,&quot;non-dropping-particle&quot;:&quot;&quot;},{&quot;family&quot;:&quot;Kubota&quot;,&quot;given&quot;:&quot;Yasuo&quot;,&quot;parse-names&quot;:false,&quot;dropping-particle&quot;:&quot;&quot;,&quot;non-dropping-particle&quot;:&quot;&quot;},{&quot;family&quot;:&quot;Graybiel&quot;,&quot;given&quot;:&quot;Ann M.&quot;,&quot;parse-names&quot;:false,&quot;dropping-particle&quot;:&quot;&quot;,&quot;non-dropping-particle&quot;:&quot;&quot;},{&quot;family&quot;:&quot;Suzuki&quot;,&quot;given&quot;:&quot;Wendy A.&quot;,&quot;parse-names&quot;:false,&quot;dropping-particle&quot;:&quot;&quot;,&quot;non-dropping-particle&quot;:&quot;&quot;},{&quot;family&quot;:&quot;Brown&quot;,&quot;given&quot;:&quot;Emery N.&quot;,&quot;parse-names&quot;:false,&quot;dropping-particle&quot;:&quot;&quot;,&quot;non-dropping-particle&quot;:&quot;&quot;}],&quot;container-title&quot;:&quot;The Journal of Neuroscience&quot;,&quot;DOI&quot;:&quot;10.1523/JNEUROSCI.2908-03.2004&quot;,&quot;ISSN&quot;:&quot;0270-6474&quot;,&quot;issued&quot;:{&quot;date-parts&quot;:[[2004,1,14]]},&quot;page&quot;:&quot;447-461&quot;,&quot;abstract&quot;:&quot;&lt;p&gt;Understanding how an animal's ability to learn relates to neural activity or is altered by lesions, different attentional states, pharmacological interventions, or genetic manipulations are central questions in neuroscience. Although learning is a dynamic process, current analyses do not use dynamic estimation methods, require many trials across many animals to establish the occurrence of learning, and provide no consensus as how best to identify when learning has occurred. We develop a state-space model paradigm to characterize learning as the probability of a correct response as a function of trial number (learning curve). We compute the learning curve and its confidence intervals using a state-space smoothing algorithm and define the learning trial as the first trial on which there is reasonable certainty (&amp;gt;0.95) that a subject performs better than chance for the balance of the experiment. For a range of simulated learning experiments, the smoothing algorithm estimated learning curves with smaller mean integrated squared error and identified the learning trials with greater reliability than commonly used methods. The smoothing algorithm tracked easily the rapid learning of a monkey during a single session of an association learning experiment and identified learning 2 to 4 d earlier than accepted criteria for a rat in a 47 d procedural learning experiment. Our state-space paradigm estimates learning curves for single animals, gives a precise definition of learning, and suggests a coherent statistical framework for the design and analysis of learning experiments that could reduce the number of animals and trials per animal that these studies require.&lt;/p&gt;&quot;,&quot;issue&quot;:&quot;2&quot;,&quot;volume&quot;:&quot;24&quot;,&quot;container-title-short&quot;:&quot;&quot;},&quot;isTemporary&quot;:false}]},{&quot;citationID&quot;:&quot;MENDELEY_CITATION_ff490aaa-0996-4ff8-8c4b-d29893db05bd&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&quot;,&quot;citationItems&quot;:[{&quot;id&quot;:&quot;c67e1e5b-280f-348a-9db1-d2f98590ab65&quot;,&quot;itemData&quot;:{&quot;type&quot;:&quot;article-journal&quot;,&quot;id&quot;:&quot;c67e1e5b-280f-348a-9db1-d2f98590ab65&quot;,&quot;title&quot;:&quot;Conflict monitoring and cognitive control.&quot;,&quot;author&quot;:[{&quot;family&quot;:&quot;Botvinick&quot;,&quot;given&quot;:&quot;Matthew M.&quot;,&quot;parse-names&quot;:false,&quot;dropping-particle&quot;:&quot;&quot;,&quot;non-dropping-particle&quot;:&quot;&quot;},{&quot;family&quot;:&quot;Braver&quot;,&quot;given&quot;:&quot;Todd S.&quot;,&quot;parse-names&quot;:false,&quot;dropping-particle&quot;:&quot;&quot;,&quot;non-dropping-particle&quot;:&quot;&quot;},{&quot;family&quot;:&quot;Barch&quot;,&quot;given&quot;:&quot;Deanna M.&quot;,&quot;parse-names&quot;:false,&quot;dropping-particle&quot;:&quot;&quot;,&quot;non-dropping-particle&quot;:&quot;&quot;},{&quot;family&quot;:&quot;Carter&quot;,&quot;given&quot;:&quot;Cameron S.&quot;,&quot;parse-names&quot;:false,&quot;dropping-particle&quot;:&quot;&quot;,&quot;non-dropping-particle&quot;:&quot;&quot;},{&quot;family&quot;:&quot;Cohen&quot;,&quot;given&quot;:&quot;Jonathan D.&quot;,&quot;parse-names&quot;:false,&quot;dropping-particle&quot;:&quot;&quot;,&quot;non-dropping-particle&quot;:&quot;&quot;}],&quot;container-title&quot;:&quot;Psychological Review&quot;,&quot;container-title-short&quot;:&quot;Psychol Rev&quot;,&quot;DOI&quot;:&quot;10.1037/0033-295X.108.3.624&quot;,&quot;ISSN&quot;:&quot;1939-1471&quot;,&quot;issued&quot;:{&quot;date-parts&quot;:[[2001]]},&quot;page&quot;:&quot;624-652&quot;,&quot;issue&quot;:&quot;3&quot;,&quot;volume&quot;:&quot;108&quot;},&quot;isTemporary&quot;:false}]},{&quot;citationID&quot;:&quot;MENDELEY_CITATION_fdc4750e-bb44-49bb-a3b2-f488e135fb9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&quot;,&quot;citationItems&quot;:[{&quot;id&quot;:&quot;9c87753a-807d-3566-9037-e07047cb9ba2&quot;,&quot;itemData&quot;:{&quot;type&quot;:&quot;article-journal&quot;,&quot;id&quot;:&quot;9c87753a-807d-3566-9037-e07047cb9ba2&quot;,&quot;title&quot;:&quot;Anterior Cingulate Conflict Monitoring and Adjustments in Control&quot;,&quot;author&quot;:[{&quot;family&quot;:&quot;Kerns&quot;,&quot;given&quot;:&quot;John G.&quot;,&quot;parse-names&quot;:false,&quot;dropping-particle&quot;:&quot;&quot;,&quot;non-dropping-particle&quot;:&quot;&quot;},{&quot;family&quot;:&quot;Cohen&quot;,&quot;given&quot;:&quot;Jonathan D.&quot;,&quot;parse-names&quot;:false,&quot;dropping-particle&quot;:&quot;&quot;,&quot;non-dropping-particle&quot;:&quot;&quot;},{&quot;family&quot;:&quot;MacDonald&quot;,&quot;given&quot;:&quot;Angus W.&quot;,&quot;parse-names&quot;:false,&quot;dropping-particle&quot;:&quot;&quot;,&quot;non-dropping-particle&quot;:&quot;&quot;},{&quot;family&quot;:&quot;Cho&quot;,&quot;given&quot;:&quot;Raymond Y.&quot;,&quot;parse-names&quot;:false,&quot;dropping-particle&quot;:&quot;&quot;,&quot;non-dropping-particle&quot;:&quot;&quot;},{&quot;family&quot;:&quot;Stenger&quot;,&quot;given&quot;:&quot;V. Andrew&quot;,&quot;parse-names&quot;:false,&quot;dropping-particle&quot;:&quot;&quot;,&quot;non-dropping-particle&quot;:&quot;&quot;},{&quot;family&quot;:&quot;Carter&quot;,&quot;given&quot;:&quot;Cameron S.&quot;,&quot;parse-names&quot;:false,&quot;dropping-particle&quot;:&quot;&quot;,&quot;non-dropping-particle&quot;:&quot;&quot;}],&quot;container-title&quot;:&quot;Science&quot;,&quot;container-title-short&quot;:&quot;Science (1979)&quot;,&quot;DOI&quot;:&quot;10.1126/science.1089910&quot;,&quot;ISSN&quot;:&quot;0036-8075&quot;,&quot;issued&quot;:{&quot;date-parts&quot;:[[2004,2,13]]},&quot;page&quot;:&quot;1023-1026&quot;,&quot;abstract&quot;:&quot;&lt;p&gt;Conflict monitoring by the anterior cingulate cortex (ACC) has been posited to signal a need for greater cognitive control, producing neural and behavioral adjustments. However, the very occurrence of behavioral adjustments after conflict has been questioned, along with suggestions that there is no direct evidence of ACC conflict-related activity predicting subsequent neural or behavioral adjustments in control. Using the Stroop color-naming task and controlling for repetition effects, we demonstrate that ACC conflict-related activity predicts both greater prefrontal cortex activity and adjustments in behavior, supporting a role of ACC conflict monitoring in the engagement of cognitive control.&lt;/p&gt;&quot;,&quot;issue&quot;:&quot;5660&quot;,&quot;volume&quot;:&quot;303&quot;},&quot;isTemporary&quot;:false}]},{&quot;citationID&quot;:&quot;MENDELEY_CITATION_fb2dec4e-fe62-4591-be12-9f407135858f&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&quot;,&quot;citationItems&quot;:[{&quot;id&quot;:&quot;d0f4ee78-2843-3630-9c64-7c3667cd6540&quot;,&quot;itemData&quot;:{&quot;type&quot;:&quot;article-journal&quot;,&quot;id&quot;:&quot;d0f4ee78-2843-3630-9c64-7c3667cd6540&quot;,&quot;title&quot;:&quot;Improving the reliability and validity of the IAT with a dynamic model driven by similarity&quot;,&quot;author&quot;:[{&quot;family&quot;:&quot;Kvam&quot;,&quot;given&quot;:&quot;Peter D.&quot;,&quot;parse-names&quot;:false,&quot;dropping-particle&quot;:&quot;&quot;,&quot;non-dropping-particle&quot;:&quot;&quot;},{&quot;family&quot;:&quot;Irving&quot;,&quot;given&quot;:&quot;Louis H.&quot;,&quot;parse-names&quot;:false,&quot;dropping-particle&quot;:&quot;&quot;,&quot;non-dropping-particle&quot;:&quot;&quot;},{&quot;family&quot;:&quot;Sokratous&quot;,&quot;given&quot;:&quot;Konstantina&quot;,&quot;parse-names&quot;:false,&quot;dropping-particle&quot;:&quot;&quot;,&quot;non-dropping-particle&quot;:&quot;&quot;},{&quot;family&quot;:&quot;Smith&quot;,&quot;given&quot;:&quot;Colin Tucker&quot;,&quot;parse-names&quot;:false,&quot;dropping-particle&quot;:&quot;&quot;,&quot;non-dropping-particle&quot;:&quot;&quot;}],&quot;container-title&quot;:&quot;Behavior Research Methods&quot;,&quot;container-title-short&quot;:&quot;Behav Res Methods&quot;,&quot;DOI&quot;:&quot;10.3758/s13428-023-02141-1&quot;,&quot;ISSN&quot;:&quot;1554-3528&quot;,&quot;issued&quot;:{&quot;date-parts&quot;:[[2023,7,5]]},&quot;page&quot;:&quot;2158-2193&quot;,&quot;issue&quot;:&quot;3&quot;,&quot;volume&quot;:&quot;56&quot;},&quot;isTemporary&quot;:false},{&quot;id&quot;:&quot;3eefec8a-cd42-3684-806a-4ee0c9dfa174&quot;,&quot;itemData&quot;:{&quot;type&quot;:&quot;article-journal&quot;,&quot;id&quot;:&quot;3eefec8a-cd42-3684-806a-4ee0c9dfa174&quot;,&quot;title&quot;:&quot;Decomposing implicit associations about life and death improves our understanding of suicidal behavior&quot;,&quot;author&quot;:[{&quot;family&quot;:&quot;O’Shea&quot;,&quot;given&quot;:&quot;Brian A.&quot;,&quot;parse-names&quot;:false,&quot;dropping-particle&quot;:&quot;&quot;,&quot;non-dropping-particle&quot;:&quot;&quot;},{&quot;family&quot;:&quot;Glenn&quot;,&quot;given&quot;:&quot;Jeffrey J.&quot;,&quot;parse-names&quot;:false,&quot;dropping-particle&quot;:&quot;&quot;,&quot;non-dropping-particle&quot;:&quot;&quot;},{&quot;family&quot;:&quot;Millner&quot;,&quot;given&quot;:&quot;Alexander J.&quot;,&quot;parse-names&quot;:false,&quot;dropping-particle&quot;:&quot;&quot;,&quot;non-dropping-particle&quot;:&quot;&quot;},{&quot;family&quot;:&quot;Teachman&quot;,&quot;given&quot;:&quot;Bethany A.&quot;,&quot;parse-names&quot;:false,&quot;dropping-particle&quot;:&quot;&quot;,&quot;non-dropping-particle&quot;:&quot;&quot;},{&quot;family&quot;:&quot;Nock&quot;,&quot;given&quot;:&quot;Matthew K.&quot;,&quot;parse-names&quot;:false,&quot;dropping-particle&quot;:&quot;&quot;,&quot;non-dropping-particle&quot;:&quot;&quot;}],&quot;container-title&quot;:&quot;Suicide and Life-Threatening Behavior&quot;,&quot;container-title-short&quot;:&quot;Suicide Life Threat Behav&quot;,&quot;DOI&quot;:&quot;10.1111/sltb.12652&quot;,&quot;ISSN&quot;:&quot;0363-0234&quot;,&quot;issued&quot;:{&quot;date-parts&quot;:[[2020,10,20]]},&quot;page&quot;:&quot;1065-1074&quot;,&quot;abstract&quot;:&quot;&lt;p&gt; The Death/Suicide Implicit Association Test (IAT) is effective at detecting and prospectively predicting suicidal thoughts and behaviors. However, traditional IAT scoring procedures used in all prior studies (i.e., &lt;italic&gt;D&lt;/italic&gt; ‐scores) provide an aggregate score that is inherently relative, obfuscating the separate associations (i.e., “Me = Death/Suicide,” “Me = Life”) that might be most relevant for understanding suicide‐related implicit cognition. Here, we decompose the &lt;italic&gt;D‐&lt;/italic&gt; scores and validate a new analytic technique called the Decomposed &lt;italic&gt;D&lt;/italic&gt; ‐scores (“ &lt;italic&gt;DD&lt;/italic&gt; ‐scores”) that creates separate scores for each category (“Me,” “Not Me”) in the IAT. Across large online volunteer samples ( &lt;italic&gt;N&lt;/italic&gt;  &amp;gt; 12,000), results consistently showed that a weakened association between “Me = Life” is more strongly predictive of having a history of suicidal attempts than is a stronger association between “Me = Death/Suicide.” These findings replicated across three different versions of the IAT and were observed when calculated using both reaction times and error rates. However, among those who previously attempted suicide, a strengthened association between “Me = Death” is more strongly predictive of the recency of a suicide attempt. These results suggest that decomposing traditional IAT &lt;italic&gt;D&lt;/italic&gt; ‐scores can offer new insights into the mental associations that may underlie clinical phenomena and may help to improve the prediction, and ultimately the prevention, of these clinical outcomes. &lt;/p&gt;&quot;,&quot;issue&quot;:&quot;5&quot;,&quot;volume&quot;:&quot;50&quot;},&quot;isTemporary&quot;:false}]},{&quot;citationID&quot;:&quot;MENDELEY_CITATION_196a9934-1eeb-450b-a1c8-22f42fb91fa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Tk2YTk5MzQtMWVlYi00NTBiLWExYzgtMjJmNDJmYjkxZmE0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quot;,&quot;citationItems&quot;:[{&quot;id&quot;:&quot;1104852f-6ca7-3e3d-a0a0-de6fccc50d83&quot;,&quot;itemData&quot;:{&quot;type&quot;:&quot;paper-conference&quot;,&quot;id&quot;:&quot;1104852f-6ca7-3e3d-a0a0-de6fccc50d83&quot;,&quot;title&quot;:&quot;A Modeling Pipeline for Inferring Hidden Rhythms in Behavioral Data: Application to the Death Implicit Association Test (DIAT)&quot;,&quot;author&quot;:[{&quot;family&quot;:&quot;Kallam&quot;,&quot;given&quot;:&quot;Pavan&quot;,&quot;parse-names&quot;:false,&quot;dropping-particle&quot;:&quot;&quot;,&quot;non-dropping-particle&quot;:&quot;&quot;},{&quot;family&quot;:&quot;Rajaei&quot;,&quot;given&quot;:&quot;Pedram&quot;,&quot;parse-names&quot;:false,&quot;dropping-particle&quot;:&quot;&quot;,&quot;non-dropping-particle&quot;:&quot;&quot;},{&quot;family&quot;:&quot;Garcia&quot;,&quot;given&quot;:&quot;Benito&quot;,&quot;parse-names&quot;:false,&quot;dropping-particle&quot;:&quot;&quot;,&quot;non-dropping-particle&quot;:&quot;&quot;},{&quot;family&quot;:&quot;Yadav&quot;,&quot;given&quot;:&quot;Shreya&quot;,&quot;parse-names&quot;:false,&quot;dropping-particle&quot;:&quot;&quot;,&quot;non-dropping-particle&quot;:&quot;&quot;},{&quot;family&quot;:&quot;McInnes&quot;,&quot;given&quot;:&quot;Aaron&quot;,&quot;parse-names&quot;:false,&quot;dropping-particle&quot;:&quot;&quot;,&quot;non-dropping-particle&quot;:&quot;&quot;},{&quot;family&quot;:&quot;Brown&quot;,&quot;given&quot;:&quot;Blair&quot;,&quot;parse-names&quot;:false,&quot;dropping-particle&quot;:&quot;&quot;,&quot;non-dropping-particle&quot;:&quot;&quot;},{&quot;family&quot;:&quot;Freedman&quot;,&quot;given&quot;:&quot;Miriam&quot;,&quot;parse-names&quot;:false,&quot;dropping-particle&quot;:&quot;&quot;,&quot;non-dropping-particle&quot;:&quot;&quot;},{&quot;family&quot;:&quot;Bronstein&quot;,&quot;given&quot;:&quot;Michael&quot;,&quot;parse-names&quot;:false,&quot;dropping-particle&quot;:&quot;&quot;,&quot;non-dropping-particle&quot;:&quot;&quot;},{&quot;family&quot;:&quot;Goodman&quot;,&quot;given&quot;:&quot;Melanie&quot;,&quot;parse-names&quot;:false,&quot;dropping-particle&quot;:&quot;&quot;,&quot;non-dropping-particle&quot;:&quot;&quot;},{&quot;family&quot;:&quot;Widge&quot;,&quot;given&quot;:&quot;Alik S.&quot;,&quot;parse-names&quot;:false,&quot;dropping-particle&quot;:&quot;&quot;,&quot;non-dropping-particle&quot;:&quot;&quot;},{&quot;family&quot;:&quot;Yousefi&quot;,&quot;given&quot;:&quot;Ali&quot;,&quot;parse-names&quot;:false,&quot;dropping-particle&quot;:&quot;&quot;,&quot;non-dropping-particle&quot;:&quot;&quot;}],&quot;container-title&quot;:&quot;2025 47th Annual International Conference of the IEEE Engineering in Medicine and Biology Society (EMBC)&quot;,&quot;DOI&quot;:&quot;10.1109/EMBC58623.2025.11253487&quot;,&quot;ISBN&quot;:&quot;979-8-3315-8618-8&quot;,&quot;issued&quot;:{&quot;date-parts&quot;:[[2025,7,14]]},&quot;page&quot;:&quot;1-7&quot;,&quot;publisher&quot;:&quot;IEEE&quot;,&quot;container-title-short&quot;:&quot;&quot;},&quot;isTemporary&quot;:false}]},{&quot;citationID&quot;:&quot;MENDELEY_CITATION_3f0c7002-926a-4cbb-bf73-e998134eb648&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&quot;,&quot;citationItems&quot;:[{&quot;id&quot;:&quot;329da3ce-6f8d-3835-b328-4606c1d06606&quot;,&quot;itemData&quot;:{&quot;type&quot;:&quot;article-journal&quot;,&quot;id&quot;:&quot;329da3ce-6f8d-3835-b328-4606c1d06606&quot;,&quot;title&quot;:&quot;Generalized Linear Models&quot;,&quot;author&quot;:[{&quot;family&quot;:&quot;Nelder&quot;,&quot;given&quot;:&quot;J. A.&quot;,&quot;parse-names&quot;:false,&quot;dropping-particle&quot;:&quot;&quot;,&quot;non-dropping-particle&quot;:&quot;&quot;},{&quot;family&quot;:&quot;Wedderburn&quot;,&quot;given&quot;:&quot;R. W. M.&quot;,&quot;parse-names&quot;:false,&quot;dropping-particle&quot;:&quot;&quot;,&quot;non-dropping-particle&quot;:&quot;&quot;}],&quot;container-title&quot;:&quot;Journal of the Royal Statistical Society. Series A (General)&quot;,&quot;container-title-short&quot;:&quot;J R Stat Soc Ser A&quot;,&quot;DOI&quot;:&quot;10.2307/2344614&quot;,&quot;ISSN&quot;:&quot;00359238&quot;,&quot;issued&quot;:{&quot;date-parts&quot;:[[1972]]},&quot;page&quot;:&quot;370&quot;,&quot;issue&quot;:&quot;3&quot;,&quot;volume&quot;:&quot;135&quot;},&quot;isTemporary&quot;:false}]},{&quot;citationID&quot;:&quot;MENDELEY_CITATION_7384b27e-5866-4e48-a3d5-fb7e5f4c914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&quot;,&quot;citationItems&quot;:[{&quot;id&quot;:&quot;1104852f-6ca7-3e3d-a0a0-de6fccc50d83&quot;,&quot;itemData&quot;:{&quot;type&quot;:&quot;paper-conference&quot;,&quot;id&quot;:&quot;1104852f-6ca7-3e3d-a0a0-de6fccc50d83&quot;,&quot;title&quot;:&quot;A Modeling Pipeline for Inferring Hidden Rhythms in Behavioral Data: Application to the Death Implicit Association Test (DIAT)&quot;,&quot;author&quot;:[{&quot;family&quot;:&quot;Kallam&quot;,&quot;given&quot;:&quot;Pavan&quot;,&quot;parse-names&quot;:false,&quot;dropping-particle&quot;:&quot;&quot;,&quot;non-dropping-particle&quot;:&quot;&quot;},{&quot;family&quot;:&quot;Rajaei&quot;,&quot;given&quot;:&quot;Pedram&quot;,&quot;parse-names&quot;:false,&quot;dropping-particle&quot;:&quot;&quot;,&quot;non-dropping-particle&quot;:&quot;&quot;},{&quot;family&quot;:&quot;Garcia&quot;,&quot;given&quot;:&quot;Benito&quot;,&quot;parse-names&quot;:false,&quot;dropping-particle&quot;:&quot;&quot;,&quot;non-dropping-particle&quot;:&quot;&quot;},{&quot;family&quot;:&quot;Yadav&quot;,&quot;given&quot;:&quot;Shreya&quot;,&quot;parse-names&quot;:false,&quot;dropping-particle&quot;:&quot;&quot;,&quot;non-dropping-particle&quot;:&quot;&quot;},{&quot;family&quot;:&quot;McInnes&quot;,&quot;given&quot;:&quot;Aaron&quot;,&quot;parse-names&quot;:false,&quot;dropping-particle&quot;:&quot;&quot;,&quot;non-dropping-particle&quot;:&quot;&quot;},{&quot;family&quot;:&quot;Brown&quot;,&quot;given&quot;:&quot;Blair&quot;,&quot;parse-names&quot;:false,&quot;dropping-particle&quot;:&quot;&quot;,&quot;non-dropping-particle&quot;:&quot;&quot;},{&quot;family&quot;:&quot;Freedman&quot;,&quot;given&quot;:&quot;Miriam&quot;,&quot;parse-names&quot;:false,&quot;dropping-particle&quot;:&quot;&quot;,&quot;non-dropping-particle&quot;:&quot;&quot;},{&quot;family&quot;:&quot;Bronstein&quot;,&quot;given&quot;:&quot;Michael&quot;,&quot;parse-names&quot;:false,&quot;dropping-particle&quot;:&quot;&quot;,&quot;non-dropping-particle&quot;:&quot;&quot;},{&quot;family&quot;:&quot;Goodman&quot;,&quot;given&quot;:&quot;Melanie&quot;,&quot;parse-names&quot;:false,&quot;dropping-particle&quot;:&quot;&quot;,&quot;non-dropping-particle&quot;:&quot;&quot;},{&quot;family&quot;:&quot;Widge&quot;,&quot;given&quot;:&quot;Alik S.&quot;,&quot;parse-names&quot;:false,&quot;dropping-particle&quot;:&quot;&quot;,&quot;non-dropping-particle&quot;:&quot;&quot;},{&quot;family&quot;:&quot;Yousefi&quot;,&quot;given&quot;:&quot;Ali&quot;,&quot;parse-names&quot;:false,&quot;dropping-particle&quot;:&quot;&quot;,&quot;non-dropping-particle&quot;:&quot;&quot;}],&quot;container-title&quot;:&quot;2025 47th Annual International Conference of the IEEE Engineering in Medicine and Biology Society (EMBC)&quot;,&quot;DOI&quot;:&quot;10.1109/EMBC58623.2025.11253487&quot;,&quot;ISBN&quot;:&quot;979-8-3315-8618-8&quot;,&quot;issued&quot;:{&quot;date-parts&quot;:[[2025,7,14]]},&quot;page&quot;:&quot;1-7&quot;,&quot;publisher&quot;:&quot;IEEE&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23</Pages>
  <Words>10558</Words>
  <Characters>60184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70601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Rajaei, Pedram</cp:lastModifiedBy>
  <cp:revision>81</cp:revision>
  <cp:lastPrinted>2026-01-10T19:35:00Z</cp:lastPrinted>
  <dcterms:created xsi:type="dcterms:W3CDTF">2026-02-26T14:41:00Z</dcterms:created>
  <dcterms:modified xsi:type="dcterms:W3CDTF">2026-02-28T00:07:00Z</dcterms:modified>
</cp:coreProperties>
</file>